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86A711" w14:textId="792E141A" w:rsidR="00076D13" w:rsidRDefault="008B380A" w:rsidP="00076D13">
      <w:pPr>
        <w:pStyle w:val="NormalWeb"/>
        <w:spacing w:before="0" w:beforeAutospacing="0" w:after="0" w:afterAutospacing="0" w:line="480" w:lineRule="auto"/>
        <w:jc w:val="center"/>
        <w:rPr>
          <w:color w:val="000000"/>
        </w:rPr>
      </w:pPr>
      <w:r>
        <w:rPr>
          <w:color w:val="000000"/>
        </w:rPr>
        <w:t>The Static</w:t>
      </w:r>
      <w:r w:rsidR="00C03D95">
        <w:rPr>
          <w:color w:val="000000"/>
        </w:rPr>
        <w:t>-y</w:t>
      </w:r>
      <w:r>
        <w:rPr>
          <w:color w:val="000000"/>
        </w:rPr>
        <w:t xml:space="preserve"> Flip of Dave Carmine</w:t>
      </w:r>
    </w:p>
    <w:p w14:paraId="44AF41FF" w14:textId="38D82E5C" w:rsidR="002E553E" w:rsidRDefault="002E553E" w:rsidP="00076D13">
      <w:pPr>
        <w:pStyle w:val="NormalWeb"/>
        <w:spacing w:before="0" w:beforeAutospacing="0" w:after="0" w:afterAutospacing="0" w:line="480" w:lineRule="auto"/>
        <w:jc w:val="center"/>
      </w:pPr>
      <w:r>
        <w:rPr>
          <w:color w:val="000000"/>
        </w:rPr>
        <w:t>By Justin Piesco</w:t>
      </w:r>
    </w:p>
    <w:p w14:paraId="6DC42132" w14:textId="4C9D4173" w:rsidR="00076D13" w:rsidRPr="00F7790E" w:rsidDel="00BA647E" w:rsidRDefault="00076D13" w:rsidP="00076D13">
      <w:pPr>
        <w:pStyle w:val="NormalWeb"/>
        <w:spacing w:before="0" w:beforeAutospacing="0" w:after="0" w:afterAutospacing="0" w:line="480" w:lineRule="auto"/>
        <w:ind w:firstLine="720"/>
        <w:rPr>
          <w:del w:id="0" w:author="Justin Piesco" w:date="2020-03-01T10:53:00Z"/>
          <w:color w:val="000000"/>
        </w:rPr>
      </w:pPr>
      <w:r>
        <w:rPr>
          <w:color w:val="000000"/>
        </w:rPr>
        <w:t xml:space="preserve">The first time Dave visited his son Tom’s grave was the first time he learned Lake Worth Memorial closed at sunset.  </w:t>
      </w:r>
      <w:r w:rsidRPr="00F7790E">
        <w:rPr>
          <w:color w:val="000000"/>
        </w:rPr>
        <w:t>Dave’s parents were buried in Georgia National Cemetery behind an uncomfortably inviting wall of red maple trees next to hundreds of other white markers, but the only time he’d been to GNC was at the</w:t>
      </w:r>
      <w:ins w:id="1" w:author="Justin Piesco" w:date="2020-03-01T10:53:00Z">
        <w:r w:rsidR="00BA647E">
          <w:rPr>
            <w:color w:val="000000"/>
          </w:rPr>
          <w:t>ir</w:t>
        </w:r>
      </w:ins>
      <w:r w:rsidRPr="00F7790E">
        <w:rPr>
          <w:color w:val="000000"/>
        </w:rPr>
        <w:t xml:space="preserve"> actual funeral a few years earlier.</w:t>
      </w:r>
      <w:r w:rsidR="00732693" w:rsidRPr="00F7790E">
        <w:rPr>
          <w:color w:val="000000"/>
        </w:rPr>
        <w:t xml:space="preserve">  </w:t>
      </w:r>
    </w:p>
    <w:p w14:paraId="183A7C31" w14:textId="77777777" w:rsidR="00076D13" w:rsidRPr="00F7790E" w:rsidRDefault="00076D13" w:rsidP="00076D13">
      <w:pPr>
        <w:pStyle w:val="NormalWeb"/>
        <w:spacing w:before="0" w:beforeAutospacing="0" w:after="0" w:afterAutospacing="0" w:line="480" w:lineRule="auto"/>
        <w:ind w:firstLine="720"/>
        <w:rPr>
          <w:color w:val="000000"/>
        </w:rPr>
      </w:pPr>
      <w:r w:rsidRPr="00F7790E">
        <w:rPr>
          <w:color w:val="000000"/>
        </w:rPr>
        <w:t>After burying his son on Sunday, Dave willed himself back to work on Monday and tried to visit the grave at night after he got off, only to find the entrance locked and chained. </w:t>
      </w:r>
    </w:p>
    <w:p w14:paraId="3902DBA4" w14:textId="77777777" w:rsidR="001838E6" w:rsidRDefault="00076D13" w:rsidP="00076D13">
      <w:pPr>
        <w:pStyle w:val="NormalWeb"/>
        <w:spacing w:before="0" w:beforeAutospacing="0" w:after="0" w:afterAutospacing="0" w:line="480" w:lineRule="auto"/>
        <w:ind w:firstLine="720"/>
        <w:rPr>
          <w:color w:val="000000"/>
        </w:rPr>
      </w:pPr>
      <w:r>
        <w:rPr>
          <w:color w:val="000000"/>
        </w:rPr>
        <w:t xml:space="preserve">He started home, planning to return on his lunch break the </w:t>
      </w:r>
      <w:r w:rsidRPr="00F7790E">
        <w:rPr>
          <w:color w:val="000000"/>
        </w:rPr>
        <w:t xml:space="preserve">following day. </w:t>
      </w:r>
    </w:p>
    <w:p w14:paraId="16BB358D" w14:textId="386539A4" w:rsidR="00076D13" w:rsidRPr="00F7790E" w:rsidRDefault="00076D13" w:rsidP="00076D13">
      <w:pPr>
        <w:pStyle w:val="NormalWeb"/>
        <w:spacing w:before="0" w:beforeAutospacing="0" w:after="0" w:afterAutospacing="0" w:line="480" w:lineRule="auto"/>
        <w:ind w:firstLine="720"/>
        <w:rPr>
          <w:color w:val="000000"/>
        </w:rPr>
      </w:pPr>
      <w:r w:rsidRPr="00F7790E">
        <w:rPr>
          <w:color w:val="000000"/>
        </w:rPr>
        <w:t>From nine</w:t>
      </w:r>
      <w:r>
        <w:rPr>
          <w:color w:val="000000"/>
        </w:rPr>
        <w:t xml:space="preserve"> to seven on weekdays, Dave sold off-brand software that connected companies to </w:t>
      </w:r>
      <w:r w:rsidR="00B751CB">
        <w:rPr>
          <w:color w:val="000000"/>
        </w:rPr>
        <w:t>voice-activated smart devices</w:t>
      </w:r>
      <w:r>
        <w:rPr>
          <w:color w:val="000000"/>
        </w:rPr>
        <w:t xml:space="preserve">.  “Alexa Connect” was a call center that autodialed octogenarians just happy to talk to someone, businesspeople ready to insult the entire ancestry of whatever poor salesperson was on the other end of the phone, and, on rare occasions, customers interested in buying.  </w:t>
      </w:r>
      <w:r w:rsidRPr="00F7790E">
        <w:rPr>
          <w:color w:val="000000"/>
        </w:rPr>
        <w:t xml:space="preserve">But </w:t>
      </w:r>
      <w:r w:rsidR="00F76B42">
        <w:rPr>
          <w:color w:val="000000"/>
        </w:rPr>
        <w:t>Dave</w:t>
      </w:r>
      <w:r w:rsidRPr="00F7790E">
        <w:rPr>
          <w:color w:val="000000"/>
        </w:rPr>
        <w:t xml:space="preserve"> got an hour off for lunch, unpaid</w:t>
      </w:r>
      <w:r w:rsidR="001838E6">
        <w:rPr>
          <w:color w:val="000000"/>
        </w:rPr>
        <w:t>, so there was that</w:t>
      </w:r>
      <w:r w:rsidRPr="00F7790E">
        <w:rPr>
          <w:color w:val="000000"/>
        </w:rPr>
        <w:t>.</w:t>
      </w:r>
    </w:p>
    <w:p w14:paraId="27021C38" w14:textId="256E604B" w:rsidR="00076D13" w:rsidRDefault="00076D13" w:rsidP="00076D13">
      <w:pPr>
        <w:pStyle w:val="NormalWeb"/>
        <w:spacing w:before="0" w:beforeAutospacing="0" w:after="0" w:afterAutospacing="0" w:line="480" w:lineRule="auto"/>
        <w:ind w:firstLine="720"/>
      </w:pPr>
      <w:r>
        <w:rPr>
          <w:color w:val="000000"/>
        </w:rPr>
        <w:t xml:space="preserve">Dave drove from the </w:t>
      </w:r>
      <w:r w:rsidR="001838E6">
        <w:rPr>
          <w:color w:val="000000"/>
        </w:rPr>
        <w:t xml:space="preserve">closed </w:t>
      </w:r>
      <w:r>
        <w:rPr>
          <w:color w:val="000000"/>
        </w:rPr>
        <w:t xml:space="preserve">cemetery to his apartment complex, wondering why none of the cars along the way had bothered to hit him.  In the parking lot, out of habit, he nodded to his neighbors who were drinking beer and laughing at the radio as he walked inside. </w:t>
      </w:r>
    </w:p>
    <w:p w14:paraId="6E35878B" w14:textId="77777777" w:rsidR="00607BCA" w:rsidRDefault="00076D13" w:rsidP="00D03892">
      <w:pPr>
        <w:pStyle w:val="NormalWeb"/>
        <w:spacing w:before="0" w:beforeAutospacing="0" w:after="0" w:afterAutospacing="0" w:line="480" w:lineRule="auto"/>
        <w:ind w:firstLine="720"/>
        <w:rPr>
          <w:color w:val="000000"/>
        </w:rPr>
      </w:pPr>
      <w:r>
        <w:rPr>
          <w:color w:val="000000"/>
        </w:rPr>
        <w:t xml:space="preserve">The previous week, when the police told Dave about Tom, they said </w:t>
      </w:r>
      <w:r w:rsidR="00E40837">
        <w:rPr>
          <w:color w:val="000000"/>
        </w:rPr>
        <w:t>there were no drunk drivers or teenagers texting.  It was no one’s fault.</w:t>
      </w:r>
      <w:r>
        <w:rPr>
          <w:color w:val="000000"/>
        </w:rPr>
        <w:t xml:space="preserve">  Car wrecks </w:t>
      </w:r>
      <w:r w:rsidR="001838E6">
        <w:rPr>
          <w:color w:val="000000"/>
        </w:rPr>
        <w:t>were</w:t>
      </w:r>
      <w:r>
        <w:rPr>
          <w:color w:val="000000"/>
        </w:rPr>
        <w:t xml:space="preserve"> </w:t>
      </w:r>
      <w:r w:rsidR="00E40837">
        <w:rPr>
          <w:color w:val="000000"/>
        </w:rPr>
        <w:t xml:space="preserve">just </w:t>
      </w:r>
      <w:r>
        <w:rPr>
          <w:color w:val="000000"/>
        </w:rPr>
        <w:t>common in storms.</w:t>
      </w:r>
      <w:r w:rsidR="00E40837">
        <w:rPr>
          <w:color w:val="000000"/>
        </w:rPr>
        <w:t xml:space="preserve">  </w:t>
      </w:r>
      <w:r>
        <w:rPr>
          <w:color w:val="000000"/>
        </w:rPr>
        <w:t>The visibility was near-zero on the interstate, and several cars collided. </w:t>
      </w:r>
    </w:p>
    <w:p w14:paraId="17F5F890" w14:textId="3AADD8A7" w:rsidR="00732693" w:rsidRDefault="00076D13" w:rsidP="00D03892">
      <w:pPr>
        <w:pStyle w:val="NormalWeb"/>
        <w:spacing w:before="0" w:beforeAutospacing="0" w:after="0" w:afterAutospacing="0" w:line="480" w:lineRule="auto"/>
        <w:ind w:firstLine="720"/>
        <w:rPr>
          <w:color w:val="000000"/>
        </w:rPr>
      </w:pPr>
      <w:r>
        <w:rPr>
          <w:color w:val="000000"/>
        </w:rPr>
        <w:t xml:space="preserve">The last </w:t>
      </w:r>
      <w:r w:rsidR="00E40837">
        <w:rPr>
          <w:color w:val="000000"/>
        </w:rPr>
        <w:t xml:space="preserve">time </w:t>
      </w:r>
      <w:r>
        <w:rPr>
          <w:color w:val="000000"/>
        </w:rPr>
        <w:t xml:space="preserve">Dave saw Tom was when they met up to go see the new </w:t>
      </w:r>
      <w:del w:id="2" w:author="Justin Piesco" w:date="2020-03-01T10:56:00Z">
        <w:r w:rsidR="00E40837" w:rsidDel="00BA647E">
          <w:rPr>
            <w:color w:val="000000"/>
          </w:rPr>
          <w:delText>“</w:delText>
        </w:r>
      </w:del>
      <w:r w:rsidR="00E40837" w:rsidRPr="00B751CB">
        <w:rPr>
          <w:i/>
          <w:iCs/>
          <w:color w:val="000000"/>
        </w:rPr>
        <w:t>Now You See Me</w:t>
      </w:r>
      <w:del w:id="3" w:author="Justin Piesco" w:date="2020-03-01T10:56:00Z">
        <w:r w:rsidR="00E40837" w:rsidDel="00BA647E">
          <w:rPr>
            <w:color w:val="000000"/>
          </w:rPr>
          <w:delText>”</w:delText>
        </w:r>
      </w:del>
      <w:r w:rsidRPr="00D03892">
        <w:rPr>
          <w:color w:val="000000"/>
        </w:rPr>
        <w:t xml:space="preserve"> movie.</w:t>
      </w:r>
      <w:r w:rsidR="00732693" w:rsidRPr="00D03892">
        <w:rPr>
          <w:color w:val="000000"/>
        </w:rPr>
        <w:t xml:space="preserve">  </w:t>
      </w:r>
      <w:r w:rsidR="00607BCA">
        <w:rPr>
          <w:color w:val="000000"/>
        </w:rPr>
        <w:t xml:space="preserve">“It supposed to </w:t>
      </w:r>
      <w:r w:rsidR="00AD1267">
        <w:rPr>
          <w:color w:val="000000"/>
        </w:rPr>
        <w:t xml:space="preserve">be </w:t>
      </w:r>
      <w:r w:rsidR="00607BCA">
        <w:rPr>
          <w:color w:val="000000"/>
        </w:rPr>
        <w:t xml:space="preserve">all about magic,” Tom said.  “As long as they don’t ‘Hollywood it up’ too much, there should be some high-budget sleight of hand.” </w:t>
      </w:r>
      <w:r w:rsidR="00F76B42">
        <w:rPr>
          <w:color w:val="000000"/>
        </w:rPr>
        <w:t>The father and son</w:t>
      </w:r>
      <w:r w:rsidR="00607BCA">
        <w:rPr>
          <w:color w:val="000000"/>
        </w:rPr>
        <w:t xml:space="preserve"> left the theater </w:t>
      </w:r>
      <w:r w:rsidR="00607BCA">
        <w:rPr>
          <w:color w:val="000000"/>
        </w:rPr>
        <w:lastRenderedPageBreak/>
        <w:t>through the dark field of buttery popcorned carpeting, thinking about how, f</w:t>
      </w:r>
      <w:r w:rsidR="00D03892" w:rsidRPr="00D03892">
        <w:rPr>
          <w:color w:val="000000"/>
        </w:rPr>
        <w:t xml:space="preserve">or </w:t>
      </w:r>
      <w:r w:rsidR="00607BCA">
        <w:rPr>
          <w:color w:val="000000"/>
        </w:rPr>
        <w:t>as</w:t>
      </w:r>
      <w:r w:rsidR="00D03892" w:rsidRPr="00D03892">
        <w:rPr>
          <w:color w:val="000000"/>
        </w:rPr>
        <w:t xml:space="preserve"> much they hated the movie, they’d had fun.</w:t>
      </w:r>
      <w:r w:rsidR="00E40837">
        <w:rPr>
          <w:color w:val="000000"/>
        </w:rPr>
        <w:t xml:space="preserve"> </w:t>
      </w:r>
      <w:r w:rsidR="00F76B42">
        <w:rPr>
          <w:color w:val="000000"/>
        </w:rPr>
        <w:t xml:space="preserve"> Dave had fun anytime Tom bought their tickets instead of the other way around.</w:t>
      </w:r>
    </w:p>
    <w:p w14:paraId="44328103" w14:textId="6C80ADA2" w:rsidR="00E40837" w:rsidRPr="00D03892" w:rsidRDefault="00607BCA" w:rsidP="00D03892">
      <w:pPr>
        <w:pStyle w:val="NormalWeb"/>
        <w:spacing w:before="0" w:beforeAutospacing="0" w:after="0" w:afterAutospacing="0" w:line="480" w:lineRule="auto"/>
        <w:ind w:firstLine="720"/>
        <w:rPr>
          <w:color w:val="000000"/>
        </w:rPr>
      </w:pPr>
      <w:r>
        <w:rPr>
          <w:color w:val="000000"/>
        </w:rPr>
        <w:t xml:space="preserve">Trying not to remember that moment, </w:t>
      </w:r>
      <w:r w:rsidR="00E40837">
        <w:rPr>
          <w:color w:val="000000"/>
        </w:rPr>
        <w:t xml:space="preserve">Dave </w:t>
      </w:r>
      <w:r>
        <w:rPr>
          <w:color w:val="000000"/>
        </w:rPr>
        <w:t>dropped</w:t>
      </w:r>
      <w:r w:rsidR="00E40837">
        <w:rPr>
          <w:color w:val="000000"/>
        </w:rPr>
        <w:t xml:space="preserve"> his dress shoes and pants</w:t>
      </w:r>
      <w:r w:rsidR="00B751CB">
        <w:rPr>
          <w:color w:val="000000"/>
        </w:rPr>
        <w:t xml:space="preserve"> onto</w:t>
      </w:r>
      <w:r w:rsidR="00E40837">
        <w:rPr>
          <w:color w:val="000000"/>
        </w:rPr>
        <w:t xml:space="preserve"> his bedroom</w:t>
      </w:r>
      <w:r w:rsidR="00B751CB">
        <w:rPr>
          <w:color w:val="000000"/>
        </w:rPr>
        <w:t xml:space="preserve"> floor</w:t>
      </w:r>
      <w:r w:rsidR="00E40837">
        <w:rPr>
          <w:color w:val="000000"/>
        </w:rPr>
        <w:t xml:space="preserve">, clicked on his TV and Xbox in the living room, and </w:t>
      </w:r>
      <w:r>
        <w:rPr>
          <w:color w:val="000000"/>
        </w:rPr>
        <w:t>stared</w:t>
      </w:r>
      <w:r w:rsidR="00E40837">
        <w:rPr>
          <w:color w:val="000000"/>
        </w:rPr>
        <w:t xml:space="preserve"> at the main menu </w:t>
      </w:r>
      <w:r>
        <w:rPr>
          <w:color w:val="000000"/>
        </w:rPr>
        <w:t xml:space="preserve">from his couch </w:t>
      </w:r>
      <w:r w:rsidR="00E40837">
        <w:rPr>
          <w:color w:val="000000"/>
        </w:rPr>
        <w:t>until he fell asleep.</w:t>
      </w:r>
    </w:p>
    <w:p w14:paraId="641E0638" w14:textId="478F7E60" w:rsidR="00D03892" w:rsidRDefault="00D03892" w:rsidP="00D03892">
      <w:pPr>
        <w:pStyle w:val="NormalWeb"/>
        <w:spacing w:before="0" w:beforeAutospacing="0" w:after="0" w:afterAutospacing="0" w:line="480" w:lineRule="auto"/>
        <w:jc w:val="center"/>
        <w:rPr>
          <w:color w:val="000000"/>
        </w:rPr>
      </w:pPr>
      <w:r w:rsidRPr="00D03892">
        <w:rPr>
          <w:color w:val="000000"/>
        </w:rPr>
        <w:t>***</w:t>
      </w:r>
    </w:p>
    <w:p w14:paraId="66F01418" w14:textId="0B31F161" w:rsidR="00D03892" w:rsidRDefault="00D03892" w:rsidP="00D03892">
      <w:pPr>
        <w:pStyle w:val="NormalWeb"/>
        <w:spacing w:before="0" w:beforeAutospacing="0" w:after="0" w:afterAutospacing="0" w:line="480" w:lineRule="auto"/>
        <w:ind w:firstLine="720"/>
        <w:rPr>
          <w:color w:val="000000"/>
        </w:rPr>
      </w:pPr>
      <w:r>
        <w:rPr>
          <w:color w:val="000000"/>
        </w:rPr>
        <w:t xml:space="preserve">Dave </w:t>
      </w:r>
      <w:r w:rsidR="00F76B42">
        <w:rPr>
          <w:color w:val="000000"/>
        </w:rPr>
        <w:t>had</w:t>
      </w:r>
      <w:r>
        <w:rPr>
          <w:color w:val="000000"/>
        </w:rPr>
        <w:t xml:space="preserve"> one of his best sales days with the call center on the day Tom died.</w:t>
      </w:r>
    </w:p>
    <w:p w14:paraId="68618059" w14:textId="539CBD88" w:rsidR="00D03892" w:rsidRDefault="00D03892" w:rsidP="00D03892">
      <w:pPr>
        <w:pStyle w:val="NormalWeb"/>
        <w:spacing w:before="0" w:beforeAutospacing="0" w:after="0" w:afterAutospacing="0" w:line="480" w:lineRule="auto"/>
        <w:ind w:firstLine="720"/>
        <w:rPr>
          <w:color w:val="000000"/>
        </w:rPr>
      </w:pPr>
      <w:r>
        <w:rPr>
          <w:color w:val="000000"/>
        </w:rPr>
        <w:t xml:space="preserve">“We’re giving out a ten-dollar bonus for every sale made today after the third,” said </w:t>
      </w:r>
      <w:r w:rsidR="00F76B42">
        <w:rPr>
          <w:color w:val="000000"/>
        </w:rPr>
        <w:t>the floor manager</w:t>
      </w:r>
      <w:ins w:id="4" w:author="Dantiel Moniz" w:date="2020-02-20T18:44:00Z">
        <w:r w:rsidR="000255CD">
          <w:rPr>
            <w:color w:val="000000"/>
          </w:rPr>
          <w:t>,</w:t>
        </w:r>
      </w:ins>
      <w:r w:rsidR="00F76B42">
        <w:rPr>
          <w:color w:val="000000"/>
        </w:rPr>
        <w:t xml:space="preserve"> </w:t>
      </w:r>
      <w:r>
        <w:rPr>
          <w:color w:val="000000"/>
        </w:rPr>
        <w:t>Kishan</w:t>
      </w:r>
      <w:ins w:id="5" w:author="Dantiel Moniz" w:date="2020-02-20T18:44:00Z">
        <w:r w:rsidR="000255CD">
          <w:rPr>
            <w:color w:val="000000"/>
          </w:rPr>
          <w:t>,</w:t>
        </w:r>
      </w:ins>
      <w:r>
        <w:rPr>
          <w:color w:val="000000"/>
        </w:rPr>
        <w:t xml:space="preserve"> </w:t>
      </w:r>
      <w:r w:rsidR="00712397">
        <w:rPr>
          <w:color w:val="000000"/>
        </w:rPr>
        <w:t>with the kind</w:t>
      </w:r>
      <w:ins w:id="6" w:author="Dantiel Moniz" w:date="2020-02-20T18:44:00Z">
        <w:r w:rsidR="000255CD">
          <w:rPr>
            <w:color w:val="000000"/>
          </w:rPr>
          <w:t>,</w:t>
        </w:r>
      </w:ins>
      <w:r w:rsidR="00712397">
        <w:rPr>
          <w:color w:val="000000"/>
        </w:rPr>
        <w:t xml:space="preserve"> unrelentingly sincere smile that made people love to work for him</w:t>
      </w:r>
      <w:r>
        <w:rPr>
          <w:color w:val="000000"/>
        </w:rPr>
        <w:t>.  “We’re also giving a hundred-dollar bonus to the first salesperson to hit six sales on the day.</w:t>
      </w:r>
      <w:r w:rsidR="00B751CB">
        <w:rPr>
          <w:color w:val="000000"/>
        </w:rPr>
        <w:t>” Kishan looked at Dave. “And if you’re someone who sucks at video games, we will give an added bonus of not picking on you for it during our next session.”</w:t>
      </w:r>
    </w:p>
    <w:p w14:paraId="4A5CF83A" w14:textId="401B3E56" w:rsidR="00D03892" w:rsidRDefault="00D03892" w:rsidP="00D03892">
      <w:pPr>
        <w:pStyle w:val="NormalWeb"/>
        <w:spacing w:before="0" w:beforeAutospacing="0" w:after="0" w:afterAutospacing="0" w:line="480" w:lineRule="auto"/>
        <w:ind w:firstLine="720"/>
        <w:rPr>
          <w:color w:val="000000"/>
        </w:rPr>
      </w:pPr>
      <w:r>
        <w:rPr>
          <w:color w:val="000000"/>
        </w:rPr>
        <w:t xml:space="preserve">Dave held out his hands in a grand gesture as if welcoming the rest of the </w:t>
      </w:r>
      <w:r w:rsidR="00607BCA">
        <w:rPr>
          <w:color w:val="000000"/>
        </w:rPr>
        <w:t>floor</w:t>
      </w:r>
      <w:r>
        <w:rPr>
          <w:color w:val="000000"/>
        </w:rPr>
        <w:t xml:space="preserve"> into his castle.  “If at the end of the day, any of you </w:t>
      </w:r>
      <w:r w:rsidR="00607BCA">
        <w:rPr>
          <w:color w:val="000000"/>
        </w:rPr>
        <w:t>young’uns</w:t>
      </w:r>
      <w:r>
        <w:rPr>
          <w:color w:val="000000"/>
        </w:rPr>
        <w:t xml:space="preserve"> would like to visit that hundred dollars, you are welcome to </w:t>
      </w:r>
      <w:r w:rsidR="00E40837">
        <w:rPr>
          <w:color w:val="000000"/>
        </w:rPr>
        <w:t>fondly</w:t>
      </w:r>
      <w:r>
        <w:rPr>
          <w:color w:val="000000"/>
        </w:rPr>
        <w:t xml:space="preserve"> peer </w:t>
      </w:r>
      <w:r w:rsidR="000255CD">
        <w:rPr>
          <w:color w:val="000000"/>
        </w:rPr>
        <w:t xml:space="preserve">into </w:t>
      </w:r>
      <w:r>
        <w:rPr>
          <w:color w:val="000000"/>
        </w:rPr>
        <w:t xml:space="preserve">my wallet—from a distance, </w:t>
      </w:r>
      <w:r w:rsidR="00607BCA">
        <w:rPr>
          <w:color w:val="000000"/>
        </w:rPr>
        <w:t>obviously</w:t>
      </w:r>
      <w:r>
        <w:rPr>
          <w:color w:val="000000"/>
        </w:rPr>
        <w:t>.</w:t>
      </w:r>
      <w:r w:rsidR="00F76B42">
        <w:rPr>
          <w:color w:val="000000"/>
        </w:rPr>
        <w:t xml:space="preserve">  Only </w:t>
      </w:r>
      <w:r w:rsidR="00AE2BF2">
        <w:rPr>
          <w:color w:val="000000"/>
        </w:rPr>
        <w:t xml:space="preserve">real-world </w:t>
      </w:r>
      <w:r w:rsidR="00F76B42">
        <w:rPr>
          <w:color w:val="000000"/>
        </w:rPr>
        <w:t>winners can join my Sales King’s club.</w:t>
      </w:r>
      <w:r>
        <w:rPr>
          <w:color w:val="000000"/>
        </w:rPr>
        <w:t>”</w:t>
      </w:r>
    </w:p>
    <w:p w14:paraId="64DDBE9B" w14:textId="60FDFF43" w:rsidR="00D03892" w:rsidRPr="00D03892" w:rsidRDefault="00D03892" w:rsidP="00D03892">
      <w:pPr>
        <w:pStyle w:val="NormalWeb"/>
        <w:spacing w:before="0" w:beforeAutospacing="0" w:after="0" w:afterAutospacing="0" w:line="480" w:lineRule="auto"/>
        <w:ind w:firstLine="720"/>
        <w:rPr>
          <w:color w:val="000000"/>
        </w:rPr>
      </w:pPr>
      <w:r>
        <w:rPr>
          <w:color w:val="000000"/>
        </w:rPr>
        <w:t xml:space="preserve">He was met with an array of laughs and boos, </w:t>
      </w:r>
      <w:r w:rsidR="00E40837">
        <w:rPr>
          <w:color w:val="000000"/>
        </w:rPr>
        <w:t>but just after lunch time, with an hour before he would receive the call from the police, he made his sixth sale, before anyone else, to an elderly realtor who said he had a sexy voice.</w:t>
      </w:r>
    </w:p>
    <w:p w14:paraId="2BB1DA95" w14:textId="3109E06D" w:rsidR="00732693" w:rsidRDefault="00732693" w:rsidP="00732693">
      <w:pPr>
        <w:pStyle w:val="NormalWeb"/>
        <w:spacing w:before="0" w:beforeAutospacing="0" w:after="0" w:afterAutospacing="0" w:line="480" w:lineRule="auto"/>
        <w:jc w:val="center"/>
        <w:rPr>
          <w:color w:val="000000"/>
        </w:rPr>
      </w:pPr>
      <w:r>
        <w:rPr>
          <w:color w:val="000000"/>
        </w:rPr>
        <w:t>***</w:t>
      </w:r>
    </w:p>
    <w:p w14:paraId="1FA3C1BD" w14:textId="7C876920" w:rsidR="00076D13" w:rsidRDefault="00076D13" w:rsidP="00076D13">
      <w:pPr>
        <w:pStyle w:val="NormalWeb"/>
        <w:spacing w:before="0" w:beforeAutospacing="0" w:after="0" w:afterAutospacing="0" w:line="480" w:lineRule="auto"/>
        <w:ind w:firstLine="720"/>
      </w:pPr>
      <w:r>
        <w:rPr>
          <w:color w:val="000000"/>
        </w:rPr>
        <w:t xml:space="preserve">Dave woke on the couch several hours before his phone alarm went off.  The Xbox had shut itself down, but the TV had stayed on, emitting a dull blue glow over the coffee table, the </w:t>
      </w:r>
      <w:r>
        <w:rPr>
          <w:color w:val="000000"/>
        </w:rPr>
        <w:lastRenderedPageBreak/>
        <w:t xml:space="preserve">opened bag of pretzels from a few days earlier, </w:t>
      </w:r>
      <w:r w:rsidR="00B751CB">
        <w:rPr>
          <w:color w:val="000000"/>
        </w:rPr>
        <w:t>and his half-naked self</w:t>
      </w:r>
      <w:r>
        <w:rPr>
          <w:color w:val="000000"/>
        </w:rPr>
        <w:t>.  He didn’t feel like going back to sleep.  Or eating breakfast.  Or getting ready for work in front of a mirror that would criticize the gray stubble he hadn’t bothered to shave for a week. </w:t>
      </w:r>
    </w:p>
    <w:p w14:paraId="684C3BEF" w14:textId="77777777" w:rsidR="00076D13" w:rsidRDefault="00076D13" w:rsidP="00076D13">
      <w:pPr>
        <w:pStyle w:val="NormalWeb"/>
        <w:spacing w:before="0" w:beforeAutospacing="0" w:after="0" w:afterAutospacing="0" w:line="480" w:lineRule="auto"/>
        <w:ind w:firstLine="720"/>
      </w:pPr>
      <w:r>
        <w:rPr>
          <w:color w:val="000000"/>
        </w:rPr>
        <w:t>Unable to think of anything else, he wandered to his dining room table, deciding to learn a card trick.</w:t>
      </w:r>
    </w:p>
    <w:p w14:paraId="4FA43C94" w14:textId="77777777" w:rsidR="00076D13" w:rsidRDefault="00076D13" w:rsidP="00076D13">
      <w:pPr>
        <w:pStyle w:val="NormalWeb"/>
        <w:spacing w:before="0" w:beforeAutospacing="0" w:after="0" w:afterAutospacing="0" w:line="480" w:lineRule="auto"/>
        <w:jc w:val="center"/>
      </w:pPr>
      <w:r>
        <w:rPr>
          <w:color w:val="000000"/>
        </w:rPr>
        <w:t>***</w:t>
      </w:r>
    </w:p>
    <w:p w14:paraId="6AB4E429" w14:textId="7DE8FA1E" w:rsidR="00076D13" w:rsidRDefault="00076D13" w:rsidP="00076D13">
      <w:pPr>
        <w:pStyle w:val="NormalWeb"/>
        <w:spacing w:before="0" w:beforeAutospacing="0" w:after="0" w:afterAutospacing="0" w:line="480" w:lineRule="auto"/>
        <w:ind w:firstLine="720"/>
      </w:pPr>
      <w:r>
        <w:rPr>
          <w:color w:val="000000"/>
        </w:rPr>
        <w:t>On most weekends</w:t>
      </w:r>
      <w:r w:rsidR="00607BCA">
        <w:rPr>
          <w:color w:val="000000"/>
        </w:rPr>
        <w:t xml:space="preserve"> when they saw each other</w:t>
      </w:r>
      <w:r>
        <w:rPr>
          <w:color w:val="000000"/>
        </w:rPr>
        <w:t xml:space="preserve">, </w:t>
      </w:r>
      <w:r w:rsidR="00607BCA">
        <w:rPr>
          <w:color w:val="000000"/>
        </w:rPr>
        <w:t xml:space="preserve">Dave and Tom avoided movies </w:t>
      </w:r>
      <w:r w:rsidR="003A4919">
        <w:rPr>
          <w:color w:val="000000"/>
        </w:rPr>
        <w:t>in favor of</w:t>
      </w:r>
      <w:r>
        <w:rPr>
          <w:color w:val="000000"/>
        </w:rPr>
        <w:t xml:space="preserve"> street shows with speed painters or dancing saxophonists, </w:t>
      </w:r>
      <w:r w:rsidR="00E40837">
        <w:rPr>
          <w:color w:val="000000"/>
        </w:rPr>
        <w:t xml:space="preserve">pinball museums or old school arcades, </w:t>
      </w:r>
      <w:r>
        <w:rPr>
          <w:color w:val="000000"/>
        </w:rPr>
        <w:t>or bowling when they ran out of good ideas.  </w:t>
      </w:r>
    </w:p>
    <w:p w14:paraId="38A1F666" w14:textId="42156D47" w:rsidR="00076D13" w:rsidRDefault="00076D13" w:rsidP="00076D13">
      <w:pPr>
        <w:pStyle w:val="NormalWeb"/>
        <w:spacing w:before="0" w:beforeAutospacing="0" w:after="0" w:afterAutospacing="0" w:line="480" w:lineRule="auto"/>
        <w:ind w:firstLine="720"/>
      </w:pPr>
      <w:r>
        <w:rPr>
          <w:color w:val="000000"/>
        </w:rPr>
        <w:t xml:space="preserve">On hot days—which </w:t>
      </w:r>
      <w:r w:rsidR="00E40837">
        <w:rPr>
          <w:color w:val="000000"/>
        </w:rPr>
        <w:t>were</w:t>
      </w:r>
      <w:r>
        <w:rPr>
          <w:color w:val="000000"/>
        </w:rPr>
        <w:t xml:space="preserve"> most days in </w:t>
      </w:r>
      <w:r w:rsidR="003A4919">
        <w:rPr>
          <w:color w:val="000000"/>
        </w:rPr>
        <w:t>Lake Worth</w:t>
      </w:r>
      <w:r>
        <w:rPr>
          <w:color w:val="000000"/>
        </w:rPr>
        <w:t>—Dave preferred to stay inside, but when Tom got him to go out anyway, it was the odd, usually tattooed, street magicians that he enjoyed the most.  Up-and-coming scam artists pulling off classics like impossibly removing a card out of their pocket or subtly swapping out a deck for a stacked one.  Anything that left casual fans of magic stunned.  “</w:t>
      </w:r>
      <w:r w:rsidR="003A4919">
        <w:rPr>
          <w:color w:val="000000"/>
        </w:rPr>
        <w:t>Don’t look away from his right hand</w:t>
      </w:r>
      <w:r>
        <w:rPr>
          <w:color w:val="000000"/>
        </w:rPr>
        <w:t>, Tom,” Dave said, pointing at a magician pretending to vape, “While she signs the card, Captain Vape is stacking the deck. The card is going to end up right on top.”</w:t>
      </w:r>
    </w:p>
    <w:p w14:paraId="38768A69" w14:textId="77777777" w:rsidR="00076D13" w:rsidRDefault="00076D13" w:rsidP="00076D13">
      <w:pPr>
        <w:pStyle w:val="NormalWeb"/>
        <w:spacing w:before="0" w:beforeAutospacing="0" w:after="0" w:afterAutospacing="0" w:line="480" w:lineRule="auto"/>
      </w:pPr>
      <w:r>
        <w:rPr>
          <w:color w:val="000000"/>
        </w:rPr>
        <w:t>            “Holy shit,” Tom said, “I would have just watched her sign the card.”</w:t>
      </w:r>
    </w:p>
    <w:p w14:paraId="36A8B271" w14:textId="6C64113F" w:rsidR="00076D13" w:rsidRPr="00732693" w:rsidRDefault="00732693" w:rsidP="00732693">
      <w:pPr>
        <w:pStyle w:val="NormalWeb"/>
        <w:spacing w:before="0" w:beforeAutospacing="0" w:after="0" w:afterAutospacing="0" w:line="480" w:lineRule="auto"/>
        <w:ind w:firstLine="720"/>
      </w:pPr>
      <w:r>
        <w:rPr>
          <w:color w:val="000000"/>
        </w:rPr>
        <w:t>“See?” Dave said as they began walking away, “Watching television all day really can teach you a thing or two.”</w:t>
      </w:r>
    </w:p>
    <w:p w14:paraId="00D259CB" w14:textId="0844249E" w:rsidR="00076D13" w:rsidRDefault="00732693" w:rsidP="00076D13">
      <w:pPr>
        <w:pStyle w:val="NormalWeb"/>
        <w:spacing w:before="0" w:beforeAutospacing="0" w:after="0" w:afterAutospacing="0" w:line="480" w:lineRule="auto"/>
        <w:ind w:firstLine="720"/>
      </w:pPr>
      <w:r>
        <w:rPr>
          <w:color w:val="000000"/>
        </w:rPr>
        <w:t>Tom paused</w:t>
      </w:r>
      <w:r w:rsidR="00076D13">
        <w:rPr>
          <w:color w:val="000000"/>
        </w:rPr>
        <w:t>. </w:t>
      </w:r>
      <w:r w:rsidR="00462F3A">
        <w:rPr>
          <w:color w:val="000000"/>
        </w:rPr>
        <w:t xml:space="preserve"> Dave noticed that whenever his son paused, he was about to say something insightful.  Or hilariously insulting.  </w:t>
      </w:r>
      <w:r w:rsidR="000255CD">
        <w:rPr>
          <w:color w:val="000000"/>
        </w:rPr>
        <w:t>Dave</w:t>
      </w:r>
      <w:r w:rsidR="00462F3A">
        <w:rPr>
          <w:color w:val="000000"/>
        </w:rPr>
        <w:t xml:space="preserve"> was never sure which he liked more.  </w:t>
      </w:r>
      <w:r w:rsidR="00076D13">
        <w:rPr>
          <w:color w:val="000000"/>
        </w:rPr>
        <w:t xml:space="preserve">“Dad, I love alcohol and video games as much as the next person,” Tom said.  “But you can </w:t>
      </w:r>
      <w:r>
        <w:rPr>
          <w:color w:val="000000"/>
        </w:rPr>
        <w:t xml:space="preserve">come out to see these kinds of things </w:t>
      </w:r>
      <w:r w:rsidR="00076D13">
        <w:rPr>
          <w:color w:val="000000"/>
        </w:rPr>
        <w:t>on your own time too.</w:t>
      </w:r>
      <w:r>
        <w:rPr>
          <w:color w:val="000000"/>
        </w:rPr>
        <w:t>”  He started walking again.  “</w:t>
      </w:r>
      <w:r w:rsidR="00462F3A">
        <w:rPr>
          <w:color w:val="000000"/>
        </w:rPr>
        <w:t xml:space="preserve">Getting out is good for </w:t>
      </w:r>
      <w:r w:rsidR="00462F3A">
        <w:rPr>
          <w:color w:val="000000"/>
        </w:rPr>
        <w:lastRenderedPageBreak/>
        <w:t>you. Y</w:t>
      </w:r>
      <w:r>
        <w:rPr>
          <w:color w:val="000000"/>
        </w:rPr>
        <w:t>ou can g</w:t>
      </w:r>
      <w:r w:rsidR="00076D13">
        <w:rPr>
          <w:color w:val="000000"/>
        </w:rPr>
        <w:t xml:space="preserve">o talk up women at an old person bar.  </w:t>
      </w:r>
      <w:r w:rsidR="003A4919">
        <w:rPr>
          <w:color w:val="000000"/>
        </w:rPr>
        <w:t xml:space="preserve">Learn to do some card tricks. </w:t>
      </w:r>
      <w:r w:rsidR="00076D13">
        <w:rPr>
          <w:color w:val="000000"/>
        </w:rPr>
        <w:t>Go to a soft yogurt tasting.  Shop around for a Lord of the Rings walker.</w:t>
      </w:r>
      <w:r w:rsidR="003A4919">
        <w:rPr>
          <w:color w:val="000000"/>
        </w:rPr>
        <w:t xml:space="preserve"> Something to keep you active.”</w:t>
      </w:r>
    </w:p>
    <w:p w14:paraId="20CB71D4" w14:textId="6298CDA5" w:rsidR="00076D13" w:rsidRDefault="00076D13" w:rsidP="00076D13">
      <w:pPr>
        <w:pStyle w:val="NormalWeb"/>
        <w:spacing w:before="0" w:beforeAutospacing="0" w:after="0" w:afterAutospacing="0" w:line="480" w:lineRule="auto"/>
        <w:ind w:firstLine="720"/>
      </w:pPr>
      <w:r>
        <w:rPr>
          <w:color w:val="000000"/>
        </w:rPr>
        <w:t xml:space="preserve">“I’m fifty-five, hoser,” Dave said, laughing.  Dave loved how his son’s green eyes and wide grin always </w:t>
      </w:r>
      <w:r w:rsidR="000255CD">
        <w:rPr>
          <w:color w:val="000000"/>
        </w:rPr>
        <w:t>reminded him of his</w:t>
      </w:r>
      <w:r>
        <w:rPr>
          <w:color w:val="000000"/>
        </w:rPr>
        <w:t xml:space="preserve"> when he was younger.  Tom was a little taller and a little better </w:t>
      </w:r>
      <w:r w:rsidRPr="00732693">
        <w:rPr>
          <w:color w:val="000000"/>
        </w:rPr>
        <w:t>looking.</w:t>
      </w:r>
      <w:r w:rsidR="00732693" w:rsidRPr="00732693">
        <w:rPr>
          <w:color w:val="000000"/>
        </w:rPr>
        <w:t xml:space="preserve"> Ever since Dave’s second divorce, Tom had  started to act more parental. Dave loved that </w:t>
      </w:r>
      <w:r w:rsidR="000F2A11">
        <w:rPr>
          <w:color w:val="000000"/>
        </w:rPr>
        <w:t xml:space="preserve">about his son </w:t>
      </w:r>
      <w:r w:rsidR="00732693" w:rsidRPr="00732693">
        <w:rPr>
          <w:color w:val="000000"/>
        </w:rPr>
        <w:t>too.</w:t>
      </w:r>
    </w:p>
    <w:p w14:paraId="37DA8485" w14:textId="461CE94C" w:rsidR="00076D13" w:rsidRDefault="00076D13" w:rsidP="00076D13">
      <w:pPr>
        <w:pStyle w:val="NormalWeb"/>
        <w:spacing w:before="0" w:beforeAutospacing="0" w:after="0" w:afterAutospacing="0" w:line="480" w:lineRule="auto"/>
        <w:ind w:firstLine="720"/>
      </w:pPr>
      <w:r>
        <w:rPr>
          <w:color w:val="000000"/>
        </w:rPr>
        <w:t xml:space="preserve">“Well, I’m thirty-two and don’t have kids yet,” Tom said, “so you need hobbies that keep you around for another fifty-five years.  Instead of heckling, learn </w:t>
      </w:r>
      <w:r w:rsidR="00462F3A">
        <w:rPr>
          <w:color w:val="000000"/>
        </w:rPr>
        <w:t>your own</w:t>
      </w:r>
      <w:r>
        <w:rPr>
          <w:color w:val="000000"/>
        </w:rPr>
        <w:t xml:space="preserve"> magic trick or something.”</w:t>
      </w:r>
    </w:p>
    <w:p w14:paraId="551AB1A1" w14:textId="77777777" w:rsidR="00076D13" w:rsidRDefault="00076D13" w:rsidP="00076D13">
      <w:pPr>
        <w:pStyle w:val="NormalWeb"/>
        <w:spacing w:before="0" w:beforeAutospacing="0" w:after="0" w:afterAutospacing="0" w:line="480" w:lineRule="auto"/>
        <w:jc w:val="center"/>
      </w:pPr>
      <w:r>
        <w:rPr>
          <w:color w:val="000000"/>
        </w:rPr>
        <w:t>***</w:t>
      </w:r>
    </w:p>
    <w:p w14:paraId="35E78D10" w14:textId="3450B6D1" w:rsidR="00E40A2B" w:rsidRDefault="00462F3A" w:rsidP="00076D13">
      <w:pPr>
        <w:pStyle w:val="NormalWeb"/>
        <w:spacing w:before="0" w:beforeAutospacing="0" w:after="0" w:afterAutospacing="0" w:line="480" w:lineRule="auto"/>
        <w:ind w:firstLine="720"/>
        <w:rPr>
          <w:color w:val="000000"/>
        </w:rPr>
      </w:pPr>
      <w:r>
        <w:rPr>
          <w:color w:val="000000"/>
        </w:rPr>
        <w:t xml:space="preserve">As Dave </w:t>
      </w:r>
      <w:r w:rsidR="00E40A2B">
        <w:rPr>
          <w:color w:val="000000"/>
        </w:rPr>
        <w:t xml:space="preserve">sat at his dining room table and stared into </w:t>
      </w:r>
      <w:r>
        <w:rPr>
          <w:color w:val="000000"/>
        </w:rPr>
        <w:t>the light of his laptop screen—the only other light on besides his TV—</w:t>
      </w:r>
      <w:r w:rsidR="00E40A2B">
        <w:rPr>
          <w:color w:val="000000"/>
        </w:rPr>
        <w:t>he</w:t>
      </w:r>
      <w:r>
        <w:rPr>
          <w:color w:val="000000"/>
        </w:rPr>
        <w:t xml:space="preserve"> almost decided to walk away. </w:t>
      </w:r>
      <w:r w:rsidR="003A4919">
        <w:rPr>
          <w:color w:val="000000"/>
        </w:rPr>
        <w:t xml:space="preserve">Why do anything when nothing </w:t>
      </w:r>
      <w:r w:rsidR="00E71B78">
        <w:rPr>
          <w:color w:val="000000"/>
        </w:rPr>
        <w:t>mattered</w:t>
      </w:r>
      <w:r w:rsidR="003A4919">
        <w:rPr>
          <w:color w:val="000000"/>
        </w:rPr>
        <w:t>?</w:t>
      </w:r>
      <w:r w:rsidR="00076D13">
        <w:rPr>
          <w:color w:val="000000"/>
        </w:rPr>
        <w:t xml:space="preserve"> </w:t>
      </w:r>
      <w:r w:rsidR="000F2A11">
        <w:rPr>
          <w:color w:val="000000"/>
        </w:rPr>
        <w:t>He picked a box of cards off the table and eyed it like a puppy he was being forced to adopt.</w:t>
      </w:r>
    </w:p>
    <w:p w14:paraId="7C1D3E68" w14:textId="7BFE327B" w:rsidR="00076D13" w:rsidRDefault="00E40A2B" w:rsidP="00076D13">
      <w:pPr>
        <w:pStyle w:val="NormalWeb"/>
        <w:spacing w:before="0" w:beforeAutospacing="0" w:after="0" w:afterAutospacing="0" w:line="480" w:lineRule="auto"/>
        <w:ind w:firstLine="720"/>
      </w:pPr>
      <w:r>
        <w:rPr>
          <w:color w:val="000000"/>
        </w:rPr>
        <w:t xml:space="preserve">Tom bought Dave a deck of cards the Saturday before the car accident.  He </w:t>
      </w:r>
      <w:r w:rsidR="003A4919">
        <w:rPr>
          <w:color w:val="000000"/>
        </w:rPr>
        <w:t xml:space="preserve">had </w:t>
      </w:r>
      <w:r>
        <w:rPr>
          <w:color w:val="000000"/>
        </w:rPr>
        <w:t xml:space="preserve">put the onyx box with an emerald Celtic symbol in the middle of Dave’s dining room table, and Dave had left it there, </w:t>
      </w:r>
      <w:r w:rsidR="000F2A11">
        <w:rPr>
          <w:color w:val="000000"/>
        </w:rPr>
        <w:t>thinking</w:t>
      </w:r>
      <w:r>
        <w:rPr>
          <w:color w:val="000000"/>
        </w:rPr>
        <w:t xml:space="preserve"> he’d get to it eventually.  Sleight </w:t>
      </w:r>
      <w:r w:rsidR="00076D13">
        <w:rPr>
          <w:color w:val="000000"/>
        </w:rPr>
        <w:t>of hand was a skill Dave assumed he’d learn in the future, no matter how much further into the future the present became. He could cut a deck one-handed, but that was as much as he’d ever taught himself.</w:t>
      </w:r>
    </w:p>
    <w:p w14:paraId="7F6B58E9" w14:textId="34C1D05A" w:rsidR="00076D13" w:rsidRDefault="00076D13" w:rsidP="00076D13">
      <w:pPr>
        <w:pStyle w:val="NormalWeb"/>
        <w:spacing w:before="0" w:beforeAutospacing="0" w:after="0" w:afterAutospacing="0" w:line="480" w:lineRule="auto"/>
        <w:ind w:firstLine="720"/>
      </w:pPr>
      <w:r w:rsidRPr="00E40A2B">
        <w:rPr>
          <w:color w:val="000000"/>
        </w:rPr>
        <w:t xml:space="preserve">Since trying to think about work or </w:t>
      </w:r>
      <w:r w:rsidR="00E40A2B">
        <w:rPr>
          <w:color w:val="000000"/>
        </w:rPr>
        <w:t>even getting dressed</w:t>
      </w:r>
      <w:r w:rsidRPr="00E40A2B">
        <w:rPr>
          <w:color w:val="000000"/>
        </w:rPr>
        <w:t xml:space="preserve"> felt like eating sand, Dave pulled up YouTube.  </w:t>
      </w:r>
      <w:r>
        <w:rPr>
          <w:color w:val="000000"/>
        </w:rPr>
        <w:t xml:space="preserve">He </w:t>
      </w:r>
      <w:r w:rsidR="00E40A2B">
        <w:rPr>
          <w:color w:val="000000"/>
        </w:rPr>
        <w:t xml:space="preserve">slid </w:t>
      </w:r>
      <w:r>
        <w:rPr>
          <w:color w:val="000000"/>
        </w:rPr>
        <w:t xml:space="preserve">the card box in the breast pocket of his jacket </w:t>
      </w:r>
      <w:r w:rsidR="00E71B78">
        <w:rPr>
          <w:color w:val="000000"/>
        </w:rPr>
        <w:t>hanging</w:t>
      </w:r>
      <w:r>
        <w:rPr>
          <w:color w:val="000000"/>
        </w:rPr>
        <w:t xml:space="preserve"> on the back of his chair and placed the cards down in front of him.  The vinyl playing cards had white edges </w:t>
      </w:r>
      <w:r>
        <w:rPr>
          <w:color w:val="000000"/>
        </w:rPr>
        <w:lastRenderedPageBreak/>
        <w:t xml:space="preserve">surrounding an emerald background with a crisscrossing latticework of silver lines.  </w:t>
      </w:r>
      <w:r w:rsidR="003A4919">
        <w:rPr>
          <w:color w:val="000000"/>
        </w:rPr>
        <w:t xml:space="preserve">They were </w:t>
      </w:r>
      <w:r w:rsidR="00E40A2B">
        <w:rPr>
          <w:color w:val="000000"/>
        </w:rPr>
        <w:t>a work</w:t>
      </w:r>
      <w:r>
        <w:rPr>
          <w:color w:val="000000"/>
        </w:rPr>
        <w:t xml:space="preserve"> of art</w:t>
      </w:r>
      <w:r w:rsidR="00E40A2B">
        <w:rPr>
          <w:color w:val="000000"/>
        </w:rPr>
        <w:t xml:space="preserve"> Dave should have appreciated sooner</w:t>
      </w:r>
      <w:r>
        <w:rPr>
          <w:color w:val="000000"/>
        </w:rPr>
        <w:t>.</w:t>
      </w:r>
    </w:p>
    <w:p w14:paraId="543ED7FB" w14:textId="013E267F" w:rsidR="00076D13" w:rsidRDefault="00076D13" w:rsidP="00076D13">
      <w:pPr>
        <w:pStyle w:val="NormalWeb"/>
        <w:spacing w:before="0" w:beforeAutospacing="0" w:after="0" w:afterAutospacing="0" w:line="480" w:lineRule="auto"/>
        <w:ind w:firstLine="720"/>
      </w:pPr>
      <w:r>
        <w:rPr>
          <w:color w:val="000000"/>
        </w:rPr>
        <w:t xml:space="preserve">Dave </w:t>
      </w:r>
      <w:r w:rsidR="00E40A2B">
        <w:rPr>
          <w:color w:val="000000"/>
        </w:rPr>
        <w:t>scrolled</w:t>
      </w:r>
      <w:r>
        <w:rPr>
          <w:color w:val="000000"/>
        </w:rPr>
        <w:t xml:space="preserve"> through videos called “Mindblowing Card Trick Explained!” and “Penn and Teller’s Top Five Card tricks!” but he chose a simple</w:t>
      </w:r>
      <w:r w:rsidR="00E40A2B">
        <w:rPr>
          <w:color w:val="000000"/>
        </w:rPr>
        <w:t>-</w:t>
      </w:r>
      <w:r>
        <w:rPr>
          <w:color w:val="000000"/>
        </w:rPr>
        <w:t>looking video with only a deck of cards in the thumbnail.  The video was called “The flip” and supposedly only had two steps.</w:t>
      </w:r>
    </w:p>
    <w:p w14:paraId="09F0A369" w14:textId="77777777" w:rsidR="00076D13" w:rsidRDefault="00076D13" w:rsidP="00076D13">
      <w:pPr>
        <w:pStyle w:val="NormalWeb"/>
        <w:spacing w:before="0" w:beforeAutospacing="0" w:after="0" w:afterAutospacing="0" w:line="480" w:lineRule="auto"/>
        <w:ind w:firstLine="720"/>
      </w:pPr>
      <w:r>
        <w:rPr>
          <w:color w:val="000000"/>
        </w:rPr>
        <w:t>First: hold the deck facedown. </w:t>
      </w:r>
    </w:p>
    <w:p w14:paraId="6FB9A3D8" w14:textId="77777777" w:rsidR="00076D13" w:rsidRPr="00E40A2B" w:rsidRDefault="00076D13" w:rsidP="00076D13">
      <w:pPr>
        <w:pStyle w:val="NormalWeb"/>
        <w:spacing w:before="0" w:beforeAutospacing="0" w:after="0" w:afterAutospacing="0" w:line="480" w:lineRule="auto"/>
        <w:ind w:firstLine="720"/>
        <w:rPr>
          <w:color w:val="000000"/>
        </w:rPr>
      </w:pPr>
      <w:r w:rsidRPr="00E40A2B">
        <w:rPr>
          <w:color w:val="000000"/>
        </w:rPr>
        <w:t>Second: flip the top card of the deck with one hand while snapping the fingers of the other hand over the top of it.</w:t>
      </w:r>
    </w:p>
    <w:p w14:paraId="3FCF9838" w14:textId="4FF76D9A" w:rsidR="00076D13" w:rsidRDefault="00076D13" w:rsidP="00076D13">
      <w:pPr>
        <w:pStyle w:val="NormalWeb"/>
        <w:spacing w:before="0" w:beforeAutospacing="0" w:after="0" w:afterAutospacing="0" w:line="480" w:lineRule="auto"/>
      </w:pPr>
      <w:r>
        <w:rPr>
          <w:color w:val="000000"/>
        </w:rPr>
        <w:t>            As Dave watched the video in full speed, the top card appeared to change without being touched.  The snap was misdirection, and the flip was practically juggling.  “Seems straightforward,” Dave</w:t>
      </w:r>
      <w:r w:rsidR="00E40A2B">
        <w:rPr>
          <w:color w:val="000000"/>
        </w:rPr>
        <w:t xml:space="preserve"> </w:t>
      </w:r>
      <w:r w:rsidR="003A4919">
        <w:rPr>
          <w:color w:val="000000"/>
        </w:rPr>
        <w:t>mumbled</w:t>
      </w:r>
      <w:r>
        <w:rPr>
          <w:color w:val="000000"/>
        </w:rPr>
        <w:t>.</w:t>
      </w:r>
    </w:p>
    <w:p w14:paraId="1A0F74D6" w14:textId="765CF2C3" w:rsidR="00076D13" w:rsidRDefault="00076D13" w:rsidP="00076D13">
      <w:pPr>
        <w:pStyle w:val="NormalWeb"/>
        <w:spacing w:before="0" w:beforeAutospacing="0" w:after="0" w:afterAutospacing="0" w:line="480" w:lineRule="auto"/>
        <w:ind w:firstLine="720"/>
      </w:pPr>
      <w:r>
        <w:rPr>
          <w:color w:val="000000"/>
        </w:rPr>
        <w:t xml:space="preserve">Dave positioned the deck in his hand identically to the deck in the YouTube video.  “Now that you’ve got the correct hold on the deck,” the video said, “Drop your hand downward in a quick motion that will create a vacuum between the top card and the rest of the deck.”  Dave made </w:t>
      </w:r>
      <w:ins w:id="7" w:author="Dantiel Moniz" w:date="2020-02-20T19:18:00Z">
        <w:r w:rsidR="005D5B35">
          <w:rPr>
            <w:color w:val="000000"/>
          </w:rPr>
          <w:t>a</w:t>
        </w:r>
      </w:ins>
      <w:r>
        <w:rPr>
          <w:color w:val="000000"/>
        </w:rPr>
        <w:t xml:space="preserve"> motion</w:t>
      </w:r>
      <w:r w:rsidR="005D5B35">
        <w:rPr>
          <w:color w:val="000000"/>
        </w:rPr>
        <w:t xml:space="preserve"> like he was trying to squeeze a fish</w:t>
      </w:r>
      <w:r w:rsidR="00B751CB">
        <w:rPr>
          <w:color w:val="000000"/>
        </w:rPr>
        <w:t xml:space="preserve">, </w:t>
      </w:r>
      <w:r>
        <w:rPr>
          <w:color w:val="000000"/>
        </w:rPr>
        <w:t xml:space="preserve">and the deck </w:t>
      </w:r>
      <w:r w:rsidR="00B751CB">
        <w:rPr>
          <w:color w:val="000000"/>
        </w:rPr>
        <w:t xml:space="preserve">immediately </w:t>
      </w:r>
      <w:r>
        <w:rPr>
          <w:color w:val="000000"/>
        </w:rPr>
        <w:t>out of his hand</w:t>
      </w:r>
      <w:r w:rsidR="00B751CB">
        <w:rPr>
          <w:color w:val="000000"/>
        </w:rPr>
        <w:t>. The face cards laughed on the way down.</w:t>
      </w:r>
    </w:p>
    <w:p w14:paraId="5E01FD13" w14:textId="77777777" w:rsidR="00076D13" w:rsidRDefault="00076D13" w:rsidP="00076D13">
      <w:pPr>
        <w:pStyle w:val="NormalWeb"/>
        <w:spacing w:before="0" w:beforeAutospacing="0" w:after="0" w:afterAutospacing="0" w:line="480" w:lineRule="auto"/>
        <w:ind w:firstLine="720"/>
      </w:pPr>
      <w:r>
        <w:rPr>
          <w:color w:val="000000"/>
        </w:rPr>
        <w:t>“When you snap the fingers of your other hand over the top of the deck at the same time,” the video continued, “the misdirection makes for a really powerful one-handed reveal.”</w:t>
      </w:r>
    </w:p>
    <w:p w14:paraId="0D5698BF" w14:textId="54392C7B" w:rsidR="00076D13" w:rsidRDefault="00076D13" w:rsidP="00076D13">
      <w:pPr>
        <w:pStyle w:val="NormalWeb"/>
        <w:spacing w:before="0" w:beforeAutospacing="0" w:after="0" w:afterAutospacing="0" w:line="480" w:lineRule="auto"/>
        <w:ind w:firstLine="720"/>
      </w:pPr>
      <w:r>
        <w:rPr>
          <w:color w:val="000000"/>
        </w:rPr>
        <w:t xml:space="preserve">Dave paused the video, gathered the cards </w:t>
      </w:r>
      <w:r w:rsidR="003A4919">
        <w:rPr>
          <w:color w:val="000000"/>
        </w:rPr>
        <w:t>from</w:t>
      </w:r>
      <w:r>
        <w:rPr>
          <w:color w:val="000000"/>
        </w:rPr>
        <w:t xml:space="preserve"> the table and carpet</w:t>
      </w:r>
      <w:r w:rsidR="003A4919">
        <w:rPr>
          <w:color w:val="000000"/>
        </w:rPr>
        <w:t xml:space="preserve"> and</w:t>
      </w:r>
      <w:r>
        <w:rPr>
          <w:color w:val="000000"/>
        </w:rPr>
        <w:t xml:space="preserve"> lined them up in his hand once more.  He made the same swift dropping motion and again flopped the cards </w:t>
      </w:r>
      <w:r w:rsidR="003A4919">
        <w:rPr>
          <w:color w:val="000000"/>
        </w:rPr>
        <w:t>onto the table and floor</w:t>
      </w:r>
      <w:r>
        <w:rPr>
          <w:color w:val="000000"/>
        </w:rPr>
        <w:t>.</w:t>
      </w:r>
    </w:p>
    <w:p w14:paraId="4E2E9EDE" w14:textId="77777777" w:rsidR="00076D13" w:rsidRDefault="00076D13" w:rsidP="00076D13">
      <w:pPr>
        <w:pStyle w:val="NormalWeb"/>
        <w:spacing w:before="0" w:beforeAutospacing="0" w:after="0" w:afterAutospacing="0" w:line="480" w:lineRule="auto"/>
        <w:ind w:firstLine="720"/>
      </w:pPr>
      <w:r>
        <w:rPr>
          <w:color w:val="000000"/>
        </w:rPr>
        <w:t>Dave let out a deep breath, bending down to reach for the cards that had fallen under the table. “This counts as exercise, Tom.”</w:t>
      </w:r>
    </w:p>
    <w:p w14:paraId="6D918F6D" w14:textId="306C5EAD" w:rsidR="00076D13" w:rsidRDefault="00076D13" w:rsidP="00076D13">
      <w:pPr>
        <w:pStyle w:val="NormalWeb"/>
        <w:spacing w:before="0" w:beforeAutospacing="0" w:after="0" w:afterAutospacing="0" w:line="480" w:lineRule="auto"/>
        <w:jc w:val="center"/>
        <w:rPr>
          <w:color w:val="000000"/>
        </w:rPr>
      </w:pPr>
      <w:r>
        <w:rPr>
          <w:color w:val="000000"/>
        </w:rPr>
        <w:lastRenderedPageBreak/>
        <w:t>***</w:t>
      </w:r>
    </w:p>
    <w:p w14:paraId="4878CD37" w14:textId="0F0824A1" w:rsidR="003A4919" w:rsidRDefault="003A4919" w:rsidP="003A4919">
      <w:pPr>
        <w:pStyle w:val="NormalWeb"/>
        <w:spacing w:before="0" w:beforeAutospacing="0" w:after="0" w:afterAutospacing="0" w:line="480" w:lineRule="auto"/>
      </w:pPr>
      <w:r>
        <w:tab/>
        <w:t xml:space="preserve">When Tom was </w:t>
      </w:r>
      <w:r w:rsidR="000F2A11">
        <w:t>five</w:t>
      </w:r>
      <w:r>
        <w:t>, two years after Dave and Tom’s mother divorced</w:t>
      </w:r>
      <w:r w:rsidR="000F2A11">
        <w:t xml:space="preserve">, Dave drove </w:t>
      </w:r>
      <w:r w:rsidR="000A70B9">
        <w:t xml:space="preserve">Tom to Panther Elementary for </w:t>
      </w:r>
      <w:r w:rsidR="005D5B35">
        <w:t xml:space="preserve">his </w:t>
      </w:r>
      <w:r w:rsidR="000A70B9">
        <w:t>first</w:t>
      </w:r>
      <w:r>
        <w:t xml:space="preserve"> </w:t>
      </w:r>
      <w:r w:rsidR="000A70B9">
        <w:t>day of kindergarten.  Tom kicked at the air from his car seat behind Dave.</w:t>
      </w:r>
    </w:p>
    <w:p w14:paraId="6EC2615F" w14:textId="28DD7DB3" w:rsidR="000A70B9" w:rsidRDefault="000A70B9" w:rsidP="003A4919">
      <w:pPr>
        <w:pStyle w:val="NormalWeb"/>
        <w:spacing w:before="0" w:beforeAutospacing="0" w:after="0" w:afterAutospacing="0" w:line="480" w:lineRule="auto"/>
      </w:pPr>
      <w:r>
        <w:tab/>
        <w:t>“I’m scared, Dad,” Tom said.</w:t>
      </w:r>
    </w:p>
    <w:p w14:paraId="2991468C" w14:textId="77777777" w:rsidR="000A70B9" w:rsidRDefault="000A70B9" w:rsidP="003A4919">
      <w:pPr>
        <w:pStyle w:val="NormalWeb"/>
        <w:spacing w:before="0" w:beforeAutospacing="0" w:after="0" w:afterAutospacing="0" w:line="480" w:lineRule="auto"/>
      </w:pPr>
      <w:r>
        <w:tab/>
        <w:t>“Are you scared you’ll be smarter and cooler than everyone else?” Dave asked.</w:t>
      </w:r>
    </w:p>
    <w:p w14:paraId="6BB353D5" w14:textId="77777777" w:rsidR="000A70B9" w:rsidRDefault="000A70B9" w:rsidP="003A4919">
      <w:pPr>
        <w:pStyle w:val="NormalWeb"/>
        <w:spacing w:before="0" w:beforeAutospacing="0" w:after="0" w:afterAutospacing="0" w:line="480" w:lineRule="auto"/>
      </w:pPr>
      <w:r>
        <w:tab/>
        <w:t>“No, Dad. I’m scared of bullies.”</w:t>
      </w:r>
    </w:p>
    <w:p w14:paraId="27A15435" w14:textId="77777777" w:rsidR="000A70B9" w:rsidRDefault="000A70B9" w:rsidP="003A4919">
      <w:pPr>
        <w:pStyle w:val="NormalWeb"/>
        <w:spacing w:before="0" w:beforeAutospacing="0" w:after="0" w:afterAutospacing="0" w:line="480" w:lineRule="auto"/>
      </w:pPr>
      <w:r>
        <w:tab/>
        <w:t>“Do you think the bullies will be mean to you because you’re just too good looking and funny?”</w:t>
      </w:r>
    </w:p>
    <w:p w14:paraId="1C53AC90" w14:textId="77777777" w:rsidR="000A70B9" w:rsidRDefault="000A70B9" w:rsidP="003A4919">
      <w:pPr>
        <w:pStyle w:val="NormalWeb"/>
        <w:spacing w:before="0" w:beforeAutospacing="0" w:after="0" w:afterAutospacing="0" w:line="480" w:lineRule="auto"/>
      </w:pPr>
      <w:r>
        <w:tab/>
        <w:t>Tom laughed. “Why would I be scared of that?”</w:t>
      </w:r>
    </w:p>
    <w:p w14:paraId="075367EE" w14:textId="44CFB49D" w:rsidR="000A70B9" w:rsidRDefault="000A70B9" w:rsidP="003A4919">
      <w:pPr>
        <w:pStyle w:val="NormalWeb"/>
        <w:spacing w:before="0" w:beforeAutospacing="0" w:after="0" w:afterAutospacing="0" w:line="480" w:lineRule="auto"/>
      </w:pPr>
      <w:r>
        <w:tab/>
        <w:t xml:space="preserve"> </w:t>
      </w:r>
      <w:r w:rsidR="003737D4">
        <w:t>“Hmm you’re right. Since you are so kind and strong, maybe we should worry about the bullies’ feelings then?  They might have a tough time keeping up with someone as great as you around.”</w:t>
      </w:r>
    </w:p>
    <w:p w14:paraId="41721CD0" w14:textId="4E6FBE69" w:rsidR="003737D4" w:rsidRDefault="003737D4" w:rsidP="003A4919">
      <w:pPr>
        <w:pStyle w:val="NormalWeb"/>
        <w:spacing w:before="0" w:beforeAutospacing="0" w:after="0" w:afterAutospacing="0" w:line="480" w:lineRule="auto"/>
      </w:pPr>
      <w:r>
        <w:tab/>
        <w:t>“I don’t want them to have a tough time.”</w:t>
      </w:r>
    </w:p>
    <w:p w14:paraId="2FE894A4" w14:textId="09EB080C" w:rsidR="003737D4" w:rsidRDefault="003737D4" w:rsidP="003A4919">
      <w:pPr>
        <w:pStyle w:val="NormalWeb"/>
        <w:spacing w:before="0" w:beforeAutospacing="0" w:after="0" w:afterAutospacing="0" w:line="480" w:lineRule="auto"/>
      </w:pPr>
      <w:r>
        <w:tab/>
        <w:t>“Well, then you will have to try to help them.  They might be scary, but they still deserve help, right?”</w:t>
      </w:r>
    </w:p>
    <w:p w14:paraId="3513801A" w14:textId="25FF2B46" w:rsidR="003737D4" w:rsidRDefault="003737D4" w:rsidP="003A4919">
      <w:pPr>
        <w:pStyle w:val="NormalWeb"/>
        <w:spacing w:before="0" w:beforeAutospacing="0" w:after="0" w:afterAutospacing="0" w:line="480" w:lineRule="auto"/>
      </w:pPr>
      <w:r>
        <w:tab/>
        <w:t>“Yeah, Dad</w:t>
      </w:r>
      <w:r w:rsidR="00ED0C63">
        <w:t>!</w:t>
      </w:r>
      <w:r>
        <w:t xml:space="preserve">  The deserve help.”</w:t>
      </w:r>
    </w:p>
    <w:p w14:paraId="643D7DF1" w14:textId="02243F5D" w:rsidR="00ED0C63" w:rsidRDefault="00ED0C63" w:rsidP="003A4919">
      <w:pPr>
        <w:pStyle w:val="NormalWeb"/>
        <w:spacing w:before="0" w:beforeAutospacing="0" w:after="0" w:afterAutospacing="0" w:line="480" w:lineRule="auto"/>
      </w:pPr>
      <w:r>
        <w:tab/>
      </w:r>
    </w:p>
    <w:p w14:paraId="439F7F38" w14:textId="0E1FE2C2" w:rsidR="00854461" w:rsidRDefault="00854461" w:rsidP="003A4919">
      <w:pPr>
        <w:pStyle w:val="NormalWeb"/>
        <w:spacing w:before="0" w:beforeAutospacing="0" w:after="0" w:afterAutospacing="0" w:line="480" w:lineRule="auto"/>
      </w:pPr>
      <w:r>
        <w:tab/>
        <w:t>When Dave returned to pick Tom up that afternoon, Tom’s forehead had a fresh band-aid on it, and Tom</w:t>
      </w:r>
      <w:r w:rsidR="009036EF">
        <w:t>’s</w:t>
      </w:r>
      <w:r>
        <w:t xml:space="preserve"> </w:t>
      </w:r>
      <w:r w:rsidR="009036EF">
        <w:t>wide smile made him look like a piñata after the first swing.</w:t>
      </w:r>
    </w:p>
    <w:p w14:paraId="784AD203" w14:textId="3C2EB4B0" w:rsidR="009036EF" w:rsidRDefault="009036EF" w:rsidP="003A4919">
      <w:pPr>
        <w:pStyle w:val="NormalWeb"/>
        <w:spacing w:before="0" w:beforeAutospacing="0" w:after="0" w:afterAutospacing="0" w:line="480" w:lineRule="auto"/>
      </w:pPr>
      <w:r>
        <w:tab/>
        <w:t>Forgetting to shut his engine off, Dave jumped from his car, trying to not shout at the teacher nearest his son.</w:t>
      </w:r>
    </w:p>
    <w:p w14:paraId="66D6A112" w14:textId="7BB640EE" w:rsidR="009036EF" w:rsidRDefault="009036EF" w:rsidP="003A4919">
      <w:pPr>
        <w:pStyle w:val="NormalWeb"/>
        <w:spacing w:before="0" w:beforeAutospacing="0" w:after="0" w:afterAutospacing="0" w:line="480" w:lineRule="auto"/>
      </w:pPr>
      <w:r>
        <w:tab/>
        <w:t>“What happened?”</w:t>
      </w:r>
    </w:p>
    <w:p w14:paraId="19E5F06F" w14:textId="6B6E5206" w:rsidR="009036EF" w:rsidRDefault="009036EF" w:rsidP="003A4919">
      <w:pPr>
        <w:pStyle w:val="NormalWeb"/>
        <w:spacing w:before="0" w:beforeAutospacing="0" w:after="0" w:afterAutospacing="0" w:line="480" w:lineRule="auto"/>
      </w:pPr>
      <w:r>
        <w:lastRenderedPageBreak/>
        <w:tab/>
        <w:t>“I got punched!”  Tom said, grinning.  Dave couldn’t imagine Tom looking happier if he had unwrapped magic powers for his sixth birthday party.</w:t>
      </w:r>
    </w:p>
    <w:p w14:paraId="024DA2F9" w14:textId="5FCD56AF" w:rsidR="009036EF" w:rsidRDefault="009036EF" w:rsidP="003A4919">
      <w:pPr>
        <w:pStyle w:val="NormalWeb"/>
        <w:spacing w:before="0" w:beforeAutospacing="0" w:after="0" w:afterAutospacing="0" w:line="480" w:lineRule="auto"/>
      </w:pPr>
      <w:r>
        <w:tab/>
        <w:t>“Can you give me more details, please?”</w:t>
      </w:r>
    </w:p>
    <w:p w14:paraId="63834EA4" w14:textId="2D157CC3" w:rsidR="009036EF" w:rsidRDefault="009036EF" w:rsidP="003A4919">
      <w:pPr>
        <w:pStyle w:val="NormalWeb"/>
        <w:spacing w:before="0" w:beforeAutospacing="0" w:after="0" w:afterAutospacing="0" w:line="480" w:lineRule="auto"/>
      </w:pPr>
      <w:r>
        <w:tab/>
        <w:t>“At lunch, Christine was a bully, and said I took her cookie.  I told her she could have mine until we found hers.  She said it was her cookie and then punched me.  It really hurt, but she looked so sad that I wanted to help her find her cookie anyways.  It had just fallen out of her lunchbox and into her backpack.  Isn’t that funny?”</w:t>
      </w:r>
    </w:p>
    <w:p w14:paraId="2C6022A7" w14:textId="4436B5E1" w:rsidR="009036EF" w:rsidRDefault="009036EF" w:rsidP="003A4919">
      <w:pPr>
        <w:pStyle w:val="NormalWeb"/>
        <w:spacing w:before="0" w:beforeAutospacing="0" w:after="0" w:afterAutospacing="0" w:line="480" w:lineRule="auto"/>
      </w:pPr>
      <w:r>
        <w:tab/>
      </w:r>
      <w:r w:rsidR="003D0868">
        <w:t xml:space="preserve">Dave nod was more forced than </w:t>
      </w:r>
      <w:r w:rsidR="005F17F8">
        <w:t xml:space="preserve">a </w:t>
      </w:r>
      <w:r w:rsidR="003D0868">
        <w:t>card trick.</w:t>
      </w:r>
    </w:p>
    <w:p w14:paraId="7B6EF5CB" w14:textId="76DED129" w:rsidR="003D0868" w:rsidRDefault="003D0868" w:rsidP="003A4919">
      <w:pPr>
        <w:pStyle w:val="NormalWeb"/>
        <w:spacing w:before="0" w:beforeAutospacing="0" w:after="0" w:afterAutospacing="0" w:line="480" w:lineRule="auto"/>
      </w:pPr>
      <w:r>
        <w:tab/>
        <w:t>“Now we’re friends!” Tom said holding up his hand for a high-five.</w:t>
      </w:r>
    </w:p>
    <w:p w14:paraId="5D0B0B6D" w14:textId="41033461" w:rsidR="00FC2AAD" w:rsidRDefault="00FC2AAD" w:rsidP="003A4919">
      <w:pPr>
        <w:pStyle w:val="NormalWeb"/>
        <w:spacing w:before="0" w:beforeAutospacing="0" w:after="0" w:afterAutospacing="0" w:line="480" w:lineRule="auto"/>
      </w:pPr>
      <w:r>
        <w:tab/>
        <w:t>Dave held his hand out for Tom to slap and reminded himself that he should be proud of his son for avoiding violence in spite of how much he wanted to stomp on Christine’s cookie and watch her cry.</w:t>
      </w:r>
    </w:p>
    <w:p w14:paraId="5AD386D2" w14:textId="0F1DE7F2" w:rsidR="00D6528F" w:rsidRDefault="00D6528F" w:rsidP="00D6528F">
      <w:pPr>
        <w:pStyle w:val="NormalWeb"/>
        <w:spacing w:before="0" w:beforeAutospacing="0" w:after="0" w:afterAutospacing="0" w:line="480" w:lineRule="auto"/>
        <w:jc w:val="center"/>
      </w:pPr>
      <w:r>
        <w:t>***</w:t>
      </w:r>
    </w:p>
    <w:p w14:paraId="04382E34" w14:textId="3C58F2B8" w:rsidR="00076D13" w:rsidRDefault="00B751CB" w:rsidP="00076D13">
      <w:pPr>
        <w:pStyle w:val="NormalWeb"/>
        <w:spacing w:before="0" w:beforeAutospacing="0" w:after="0" w:afterAutospacing="0" w:line="480" w:lineRule="auto"/>
        <w:ind w:firstLine="720"/>
      </w:pPr>
      <w:r>
        <w:rPr>
          <w:color w:val="000000"/>
        </w:rPr>
        <w:t xml:space="preserve">After Tom passed, </w:t>
      </w:r>
      <w:r w:rsidR="00076D13">
        <w:rPr>
          <w:color w:val="000000"/>
        </w:rPr>
        <w:t xml:space="preserve">Dave didn’t </w:t>
      </w:r>
      <w:r>
        <w:rPr>
          <w:color w:val="000000"/>
        </w:rPr>
        <w:t>register</w:t>
      </w:r>
      <w:r w:rsidR="00076D13">
        <w:rPr>
          <w:color w:val="000000"/>
        </w:rPr>
        <w:t xml:space="preserve"> driving to work.  He vaguely remembered showering and throwing on work clothes.  The heat from outside made wearing his jacket nearly unbearable, but he needed the extra pocket for the cards, and his office was always set at frozen tundra.  The loose deck was in his side pocket, but he kept the box close to his chest.  Dave figured he would want to practice the trick as much as possible before lunch, and the loose cards would be easier to access subtly. </w:t>
      </w:r>
      <w:r w:rsidR="00E40A2B">
        <w:rPr>
          <w:color w:val="000000"/>
        </w:rPr>
        <w:t>Ideally, he’d have the trick down before he went to visit Tom’s grave.</w:t>
      </w:r>
    </w:p>
    <w:p w14:paraId="7A51400D" w14:textId="2555376D" w:rsidR="00076D13" w:rsidRDefault="00076D13" w:rsidP="00076D13">
      <w:pPr>
        <w:pStyle w:val="NormalWeb"/>
        <w:spacing w:before="0" w:beforeAutospacing="0" w:after="0" w:afterAutospacing="0" w:line="480" w:lineRule="auto"/>
        <w:ind w:firstLine="720"/>
      </w:pPr>
      <w:r>
        <w:rPr>
          <w:color w:val="000000"/>
        </w:rPr>
        <w:t>He sat at his desk</w:t>
      </w:r>
      <w:ins w:id="8" w:author="Dantiel Moniz" w:date="2020-02-20T19:27:00Z">
        <w:r w:rsidR="005D5B35">
          <w:rPr>
            <w:color w:val="000000"/>
          </w:rPr>
          <w:t>,</w:t>
        </w:r>
      </w:ins>
      <w:r>
        <w:rPr>
          <w:color w:val="000000"/>
        </w:rPr>
        <w:t xml:space="preserve"> not listening to himself speak into his headset.  Under his desk, he kept trying to flip the top card. He couldn’t do it yet, but he was no longer dropping all the cards after every attempt.  As phone numbers flashed across his computer screen, Dave clicked into a call, </w:t>
      </w:r>
      <w:r>
        <w:rPr>
          <w:color w:val="000000"/>
        </w:rPr>
        <w:lastRenderedPageBreak/>
        <w:t>waited for either the ringing to stop or for a person to pick up, attempted to flip the card, then moved on to the next number.  Dave’s sea of coworkers all focused on their own calls, speaking in a dissonant harmony of “Hello! Have you heard of Amazon’s Alexa?”</w:t>
      </w:r>
    </w:p>
    <w:p w14:paraId="1A1337A6" w14:textId="77777777" w:rsidR="00076D13" w:rsidRDefault="00076D13" w:rsidP="00076D13">
      <w:pPr>
        <w:pStyle w:val="NormalWeb"/>
        <w:spacing w:before="0" w:beforeAutospacing="0" w:after="0" w:afterAutospacing="0" w:line="480" w:lineRule="auto"/>
        <w:ind w:firstLine="720"/>
      </w:pPr>
      <w:r>
        <w:rPr>
          <w:color w:val="000000"/>
        </w:rPr>
        <w:t>Most of Dave’s calls were ignored; although, one older man answered and called Dave a mentally-ill bastard.</w:t>
      </w:r>
    </w:p>
    <w:p w14:paraId="6E4A97C5" w14:textId="7ED3C1A3" w:rsidR="00076D13" w:rsidRDefault="00076D13" w:rsidP="00076D13">
      <w:pPr>
        <w:pStyle w:val="NormalWeb"/>
        <w:spacing w:before="0" w:beforeAutospacing="0" w:after="0" w:afterAutospacing="0" w:line="480" w:lineRule="auto"/>
        <w:ind w:firstLine="720"/>
      </w:pPr>
      <w:r>
        <w:rPr>
          <w:color w:val="000000"/>
        </w:rPr>
        <w:t>“Actually, sir,” Dave said, lining up the cards. “Both of my parents were married. I’m hanging up now.”  Dave thought he was close to getting the coordination down when he felt someone staring over his shoulder.</w:t>
      </w:r>
      <w:r w:rsidR="00D03892">
        <w:rPr>
          <w:color w:val="000000"/>
        </w:rPr>
        <w:t xml:space="preserve">  He shouldn’t have been surprised.  That’s all floor managers did.</w:t>
      </w:r>
    </w:p>
    <w:p w14:paraId="3EAD50CF" w14:textId="03C22910" w:rsidR="00076D13" w:rsidRDefault="00076D13" w:rsidP="00076D13">
      <w:pPr>
        <w:pStyle w:val="NormalWeb"/>
        <w:spacing w:before="0" w:beforeAutospacing="0" w:after="0" w:afterAutospacing="0" w:line="480" w:lineRule="auto"/>
        <w:ind w:firstLine="720"/>
      </w:pPr>
      <w:r>
        <w:rPr>
          <w:color w:val="000000"/>
        </w:rPr>
        <w:t>“It’s pretty impressive that you can play a game and do your job at the same time,” said Kishan</w:t>
      </w:r>
      <w:r w:rsidR="00D03892">
        <w:rPr>
          <w:color w:val="000000"/>
        </w:rPr>
        <w:t>.</w:t>
      </w:r>
    </w:p>
    <w:p w14:paraId="1A01F2F0" w14:textId="284B8190" w:rsidR="00076D13" w:rsidRDefault="00076D13" w:rsidP="00076D13">
      <w:pPr>
        <w:pStyle w:val="NormalWeb"/>
        <w:spacing w:before="0" w:beforeAutospacing="0" w:after="0" w:afterAutospacing="0" w:line="480" w:lineRule="auto"/>
        <w:ind w:firstLine="720"/>
      </w:pPr>
      <w:r>
        <w:rPr>
          <w:color w:val="000000"/>
        </w:rPr>
        <w:t> “What?” Dave asked</w:t>
      </w:r>
      <w:r w:rsidR="00D03892">
        <w:rPr>
          <w:color w:val="000000"/>
        </w:rPr>
        <w:t>, wondering what he was still doing wrong with the trick</w:t>
      </w:r>
      <w:r>
        <w:rPr>
          <w:color w:val="000000"/>
        </w:rPr>
        <w:t>.</w:t>
      </w:r>
    </w:p>
    <w:p w14:paraId="57D19D94" w14:textId="77777777" w:rsidR="00076D13" w:rsidRDefault="00076D13" w:rsidP="00076D13">
      <w:pPr>
        <w:pStyle w:val="NormalWeb"/>
        <w:spacing w:before="0" w:beforeAutospacing="0" w:after="0" w:afterAutospacing="0" w:line="480" w:lineRule="auto"/>
        <w:ind w:firstLine="720"/>
      </w:pPr>
      <w:r>
        <w:rPr>
          <w:color w:val="000000"/>
        </w:rPr>
        <w:t>“Dave, I was messing with you,” Kishan said.  “You’ve been weird since last week.  Everything good?”</w:t>
      </w:r>
    </w:p>
    <w:p w14:paraId="1F97200B" w14:textId="77777777" w:rsidR="00076D13" w:rsidRDefault="00076D13" w:rsidP="00076D13">
      <w:pPr>
        <w:pStyle w:val="NormalWeb"/>
        <w:spacing w:before="0" w:beforeAutospacing="0" w:after="0" w:afterAutospacing="0" w:line="480" w:lineRule="auto"/>
        <w:ind w:firstLine="720"/>
      </w:pPr>
      <w:r>
        <w:rPr>
          <w:color w:val="000000"/>
        </w:rPr>
        <w:t>“I’m learning a card trick.”</w:t>
      </w:r>
    </w:p>
    <w:p w14:paraId="03B50158" w14:textId="77777777" w:rsidR="00076D13" w:rsidRDefault="00076D13" w:rsidP="00076D13">
      <w:pPr>
        <w:pStyle w:val="NormalWeb"/>
        <w:spacing w:before="0" w:beforeAutospacing="0" w:after="0" w:afterAutospacing="0" w:line="480" w:lineRule="auto"/>
        <w:ind w:firstLine="720"/>
      </w:pPr>
      <w:r>
        <w:rPr>
          <w:color w:val="000000"/>
        </w:rPr>
        <w:t>“What? Really? Can I see?”</w:t>
      </w:r>
    </w:p>
    <w:p w14:paraId="52013B0D" w14:textId="77777777" w:rsidR="00076D13" w:rsidRDefault="00076D13" w:rsidP="00076D13">
      <w:pPr>
        <w:pStyle w:val="NormalWeb"/>
        <w:spacing w:before="0" w:beforeAutospacing="0" w:after="0" w:afterAutospacing="0" w:line="480" w:lineRule="auto"/>
        <w:ind w:firstLine="720"/>
      </w:pPr>
      <w:r>
        <w:rPr>
          <w:color w:val="000000"/>
        </w:rPr>
        <w:t>“I can’t do it yet.”</w:t>
      </w:r>
    </w:p>
    <w:p w14:paraId="14433066" w14:textId="796362F8" w:rsidR="00076D13" w:rsidRDefault="00076D13" w:rsidP="00076D13">
      <w:pPr>
        <w:pStyle w:val="NormalWeb"/>
        <w:spacing w:before="0" w:beforeAutospacing="0" w:after="0" w:afterAutospacing="0" w:line="480" w:lineRule="auto"/>
        <w:ind w:firstLine="720"/>
      </w:pPr>
      <w:r>
        <w:rPr>
          <w:color w:val="000000"/>
        </w:rPr>
        <w:t>“Ah, fair.  Well, once you get it</w:t>
      </w:r>
      <w:r w:rsidR="00D6528F">
        <w:rPr>
          <w:color w:val="000000"/>
        </w:rPr>
        <w:t>, c</w:t>
      </w:r>
      <w:r>
        <w:rPr>
          <w:color w:val="000000"/>
        </w:rPr>
        <w:t xml:space="preserve">ome show me,” Kishan said.  “But also, try </w:t>
      </w:r>
      <w:r w:rsidR="00E40A2B">
        <w:rPr>
          <w:color w:val="000000"/>
        </w:rPr>
        <w:t>to get last week’s swagger back</w:t>
      </w:r>
      <w:r>
        <w:rPr>
          <w:color w:val="000000"/>
        </w:rPr>
        <w:t xml:space="preserve">.  </w:t>
      </w:r>
      <w:r w:rsidR="00712397">
        <w:rPr>
          <w:color w:val="000000"/>
        </w:rPr>
        <w:t xml:space="preserve">For everyone’s sake.  </w:t>
      </w:r>
      <w:r>
        <w:rPr>
          <w:color w:val="000000"/>
        </w:rPr>
        <w:t xml:space="preserve">I hate work as much as the next guy, but </w:t>
      </w:r>
      <w:r w:rsidR="00712397">
        <w:rPr>
          <w:color w:val="000000"/>
        </w:rPr>
        <w:t>we’re all happier when old-man Dave is killing it</w:t>
      </w:r>
      <w:r>
        <w:rPr>
          <w:color w:val="000000"/>
        </w:rPr>
        <w:t>.  Am I right?”  Kishan patted Dave on the back and walked away.</w:t>
      </w:r>
    </w:p>
    <w:p w14:paraId="22C5EB77" w14:textId="77777777" w:rsidR="00BE18E4" w:rsidRDefault="00076D13" w:rsidP="00076D13">
      <w:pPr>
        <w:pStyle w:val="NormalWeb"/>
        <w:spacing w:before="0" w:beforeAutospacing="0" w:after="0" w:afterAutospacing="0" w:line="480" w:lineRule="auto"/>
        <w:ind w:firstLine="720"/>
        <w:rPr>
          <w:color w:val="000000"/>
        </w:rPr>
      </w:pPr>
      <w:r>
        <w:rPr>
          <w:color w:val="000000"/>
        </w:rPr>
        <w:t>Dave liked Kishan.  One of the better bosses he’d had in his life.  Dave was still the first to leave at lunch time.</w:t>
      </w:r>
      <w:r w:rsidR="00BE18E4">
        <w:rPr>
          <w:color w:val="000000"/>
        </w:rPr>
        <w:t xml:space="preserve">  </w:t>
      </w:r>
    </w:p>
    <w:p w14:paraId="70A48840" w14:textId="4A687867" w:rsidR="00076D13" w:rsidRDefault="00BE18E4" w:rsidP="00076D13">
      <w:pPr>
        <w:pStyle w:val="NormalWeb"/>
        <w:spacing w:before="0" w:beforeAutospacing="0" w:after="0" w:afterAutospacing="0" w:line="480" w:lineRule="auto"/>
        <w:ind w:firstLine="720"/>
        <w:rPr>
          <w:color w:val="000000"/>
        </w:rPr>
      </w:pPr>
      <w:r>
        <w:rPr>
          <w:color w:val="000000"/>
        </w:rPr>
        <w:lastRenderedPageBreak/>
        <w:t>“Oh yeah,” Kishan said.  “You going to hop on Xbox tonight?</w:t>
      </w:r>
      <w:r w:rsidR="00AE2BF2">
        <w:rPr>
          <w:color w:val="000000"/>
        </w:rPr>
        <w:t xml:space="preserve"> I know you can’t have anything more important than our epic late-night team building.</w:t>
      </w:r>
      <w:r>
        <w:rPr>
          <w:color w:val="000000"/>
        </w:rPr>
        <w:t>”</w:t>
      </w:r>
    </w:p>
    <w:p w14:paraId="5459E94D" w14:textId="591D62F8" w:rsidR="00BE18E4" w:rsidRDefault="00BE18E4" w:rsidP="00076D13">
      <w:pPr>
        <w:pStyle w:val="NormalWeb"/>
        <w:spacing w:before="0" w:beforeAutospacing="0" w:after="0" w:afterAutospacing="0" w:line="480" w:lineRule="auto"/>
        <w:ind w:firstLine="720"/>
        <w:rPr>
          <w:color w:val="000000"/>
        </w:rPr>
      </w:pPr>
      <w:r>
        <w:rPr>
          <w:color w:val="000000"/>
        </w:rPr>
        <w:t xml:space="preserve">“I don’t know if I’ll be able to play for long,” Dave said.  “But, yeah, I’ll try. I </w:t>
      </w:r>
      <w:r w:rsidR="00AE2BF2">
        <w:rPr>
          <w:color w:val="000000"/>
        </w:rPr>
        <w:t>might need to talk to you about some other things</w:t>
      </w:r>
      <w:r>
        <w:rPr>
          <w:color w:val="000000"/>
        </w:rPr>
        <w:t xml:space="preserve">.”  </w:t>
      </w:r>
    </w:p>
    <w:p w14:paraId="43375FC8" w14:textId="2BA770E2" w:rsidR="00BE18E4" w:rsidRDefault="00BE18E4" w:rsidP="00076D13">
      <w:pPr>
        <w:pStyle w:val="NormalWeb"/>
        <w:spacing w:before="0" w:beforeAutospacing="0" w:after="0" w:afterAutospacing="0" w:line="480" w:lineRule="auto"/>
        <w:ind w:firstLine="720"/>
        <w:rPr>
          <w:color w:val="000000"/>
        </w:rPr>
      </w:pPr>
      <w:r>
        <w:rPr>
          <w:color w:val="000000"/>
        </w:rPr>
        <w:t>Kishan asked what was wrong</w:t>
      </w:r>
      <w:r w:rsidR="006F2A86">
        <w:rPr>
          <w:color w:val="000000"/>
        </w:rPr>
        <w:t xml:space="preserve"> again</w:t>
      </w:r>
      <w:r>
        <w:rPr>
          <w:color w:val="000000"/>
        </w:rPr>
        <w:t>, but Dave couldn’t find the words.  Dave said he’d talk more after lunch because his stomach wasn’t feeling right.</w:t>
      </w:r>
    </w:p>
    <w:p w14:paraId="61A2CC30" w14:textId="012A7AB0" w:rsidR="00BE18E4" w:rsidRDefault="00BE18E4" w:rsidP="00076D13">
      <w:pPr>
        <w:pStyle w:val="NormalWeb"/>
        <w:spacing w:before="0" w:beforeAutospacing="0" w:after="0" w:afterAutospacing="0" w:line="480" w:lineRule="auto"/>
        <w:ind w:firstLine="720"/>
        <w:rPr>
          <w:color w:val="000000"/>
        </w:rPr>
      </w:pPr>
      <w:r>
        <w:rPr>
          <w:color w:val="000000"/>
        </w:rPr>
        <w:t>“If you want to go ahead and head out now,” Kishan said. “I’ll cover for you.”  He put his hand on Dave’s shoulder.  “Text me if you need more time.”</w:t>
      </w:r>
    </w:p>
    <w:p w14:paraId="55B16C4E" w14:textId="65888E7D" w:rsidR="00BE18E4" w:rsidRDefault="00BE18E4" w:rsidP="00076D13">
      <w:pPr>
        <w:pStyle w:val="NormalWeb"/>
        <w:spacing w:before="0" w:beforeAutospacing="0" w:after="0" w:afterAutospacing="0" w:line="480" w:lineRule="auto"/>
        <w:ind w:firstLine="720"/>
      </w:pPr>
      <w:r>
        <w:rPr>
          <w:color w:val="000000"/>
        </w:rPr>
        <w:t>Dave nodded and left.</w:t>
      </w:r>
    </w:p>
    <w:p w14:paraId="730BFF3A" w14:textId="74D8AE90" w:rsidR="00076D13" w:rsidRDefault="00076D13" w:rsidP="00076D13">
      <w:pPr>
        <w:pStyle w:val="NormalWeb"/>
        <w:spacing w:before="0" w:beforeAutospacing="0" w:after="0" w:afterAutospacing="0" w:line="480" w:lineRule="auto"/>
        <w:jc w:val="center"/>
        <w:rPr>
          <w:color w:val="000000"/>
        </w:rPr>
      </w:pPr>
      <w:r>
        <w:rPr>
          <w:color w:val="000000"/>
        </w:rPr>
        <w:t>***</w:t>
      </w:r>
    </w:p>
    <w:p w14:paraId="37ADCEDD" w14:textId="27624941" w:rsidR="00D6528F" w:rsidRDefault="00D6528F" w:rsidP="00D6528F">
      <w:pPr>
        <w:pStyle w:val="NormalWeb"/>
        <w:spacing w:before="0" w:beforeAutospacing="0" w:after="0" w:afterAutospacing="0" w:line="480" w:lineRule="auto"/>
      </w:pPr>
      <w:r>
        <w:tab/>
        <w:t>Four years before Tom died was the first time Dave had ever really fought with his son.</w:t>
      </w:r>
      <w:r w:rsidR="00E36A10">
        <w:t xml:space="preserve">  After his second divorce, Dave found himself going to work</w:t>
      </w:r>
      <w:r w:rsidR="00B751CB">
        <w:t>,</w:t>
      </w:r>
      <w:r w:rsidR="00E36A10">
        <w:t xml:space="preserve"> downing a six-pack of cheap beer from the Stop-And-Go </w:t>
      </w:r>
      <w:r w:rsidR="00B751CB">
        <w:t>most</w:t>
      </w:r>
      <w:r w:rsidR="00E36A10">
        <w:t xml:space="preserve"> night</w:t>
      </w:r>
      <w:r w:rsidR="00B751CB">
        <w:t>s</w:t>
      </w:r>
      <w:r w:rsidR="00E36A10">
        <w:t xml:space="preserve">, and </w:t>
      </w:r>
      <w:r w:rsidR="00E36A10" w:rsidRPr="00B751CB">
        <w:t>avoiding going outside on weekends after 10 a.m.</w:t>
      </w:r>
    </w:p>
    <w:p w14:paraId="221E08D0" w14:textId="7FA8D916" w:rsidR="00BE18E4" w:rsidRDefault="00BE18E4" w:rsidP="00D6528F">
      <w:pPr>
        <w:pStyle w:val="NormalWeb"/>
        <w:spacing w:before="0" w:beforeAutospacing="0" w:after="0" w:afterAutospacing="0" w:line="480" w:lineRule="auto"/>
      </w:pPr>
      <w:r>
        <w:tab/>
        <w:t>“Get your ass off the couch</w:t>
      </w:r>
      <w:r w:rsidR="00D53150">
        <w:t>!</w:t>
      </w:r>
      <w:r>
        <w:t xml:space="preserve">” Tom said, </w:t>
      </w:r>
      <w:r w:rsidR="00D53150">
        <w:t>hammering on</w:t>
      </w:r>
      <w:r>
        <w:t xml:space="preserve"> the door of Dave’s apartment one </w:t>
      </w:r>
      <w:r w:rsidR="00D53150">
        <w:t>Saturday.</w:t>
      </w:r>
      <w:r>
        <w:t xml:space="preserve">  Dave was already </w:t>
      </w:r>
      <w:r w:rsidR="0056023A">
        <w:t>five</w:t>
      </w:r>
      <w:r>
        <w:t xml:space="preserve"> beers in that day and was having one of his worst games</w:t>
      </w:r>
      <w:r w:rsidR="00D53150">
        <w:t xml:space="preserve"> of Call of Duty, </w:t>
      </w:r>
      <w:r w:rsidR="002668FE">
        <w:t>though most of his matches ended with him behind his coworkers in kills.</w:t>
      </w:r>
    </w:p>
    <w:p w14:paraId="6BB135D7" w14:textId="709B7692" w:rsidR="002668FE" w:rsidRDefault="002668FE" w:rsidP="00D6528F">
      <w:pPr>
        <w:pStyle w:val="NormalWeb"/>
        <w:spacing w:before="0" w:beforeAutospacing="0" w:after="0" w:afterAutospacing="0" w:line="480" w:lineRule="auto"/>
      </w:pPr>
      <w:r>
        <w:tab/>
        <w:t>“I’m winning!” Dave shouted.  “Come inside and have a drink!”</w:t>
      </w:r>
    </w:p>
    <w:p w14:paraId="1720C3E4" w14:textId="07C0A339" w:rsidR="002668FE" w:rsidRDefault="002668FE" w:rsidP="00D6528F">
      <w:pPr>
        <w:pStyle w:val="NormalWeb"/>
        <w:spacing w:before="0" w:beforeAutospacing="0" w:after="0" w:afterAutospacing="0" w:line="480" w:lineRule="auto"/>
      </w:pPr>
      <w:r>
        <w:tab/>
        <w:t>Tom stomped in and shut off Dave’s Xbox in the middle of the match.  “I was playing with my boss!” Dave said</w:t>
      </w:r>
      <w:r w:rsidR="009C5E94">
        <w:t>.</w:t>
      </w:r>
      <w:r>
        <w:t xml:space="preserve"> “Now I’m going to seem super unprofessional</w:t>
      </w:r>
      <w:r w:rsidR="009C5E94">
        <w:t>.”  Dave laughed.</w:t>
      </w:r>
    </w:p>
    <w:p w14:paraId="044285C0" w14:textId="49DD94FF" w:rsidR="0056023A" w:rsidRDefault="0056023A" w:rsidP="00D6528F">
      <w:pPr>
        <w:pStyle w:val="NormalWeb"/>
        <w:spacing w:before="0" w:beforeAutospacing="0" w:after="0" w:afterAutospacing="0" w:line="480" w:lineRule="auto"/>
      </w:pPr>
      <w:r>
        <w:tab/>
        <w:t>“We’re going for a walk,” Tom said, pulling Dave to his feet.</w:t>
      </w:r>
    </w:p>
    <w:p w14:paraId="54A9DFA4" w14:textId="0E9A9E4E" w:rsidR="0056023A" w:rsidRDefault="0056023A" w:rsidP="00D6528F">
      <w:pPr>
        <w:pStyle w:val="NormalWeb"/>
        <w:spacing w:before="0" w:beforeAutospacing="0" w:after="0" w:afterAutospacing="0" w:line="480" w:lineRule="auto"/>
      </w:pPr>
      <w:r>
        <w:tab/>
        <w:t>“Don’t you grab me,” Dave said.  Dave shoved Tom away, and Tom looked stunned.</w:t>
      </w:r>
    </w:p>
    <w:p w14:paraId="5CB7C158" w14:textId="20E1AFAF" w:rsidR="0056023A" w:rsidRDefault="0056023A" w:rsidP="00D6528F">
      <w:pPr>
        <w:pStyle w:val="NormalWeb"/>
        <w:spacing w:before="0" w:beforeAutospacing="0" w:after="0" w:afterAutospacing="0" w:line="480" w:lineRule="auto"/>
      </w:pPr>
      <w:r>
        <w:tab/>
        <w:t xml:space="preserve">“You </w:t>
      </w:r>
      <w:r w:rsidR="00B751CB">
        <w:t xml:space="preserve">don’t </w:t>
      </w:r>
      <w:r>
        <w:t>see a problem here?” Tom asked.</w:t>
      </w:r>
    </w:p>
    <w:p w14:paraId="72CF0BC0" w14:textId="2139F0FE" w:rsidR="0056023A" w:rsidRDefault="0056023A" w:rsidP="00D6528F">
      <w:pPr>
        <w:pStyle w:val="NormalWeb"/>
        <w:spacing w:before="0" w:beforeAutospacing="0" w:after="0" w:afterAutospacing="0" w:line="480" w:lineRule="auto"/>
      </w:pPr>
      <w:r>
        <w:lastRenderedPageBreak/>
        <w:tab/>
        <w:t>“I don’t want to be grabbed.”  Dave reached for the beer off the coffee table but stopped.  He could feel Tom’s disapproval</w:t>
      </w:r>
      <w:r w:rsidR="00114F59">
        <w:t xml:space="preserve"> seeping across him.  “Not everything is card tricks and positivity, Tom.”</w:t>
      </w:r>
      <w:r w:rsidR="00AE2BF2">
        <w:t xml:space="preserve"> Dave gently shoved the remote off the side table like a cat. </w:t>
      </w:r>
    </w:p>
    <w:p w14:paraId="35583871" w14:textId="3D786EBE" w:rsidR="00114F59" w:rsidRDefault="00114F59" w:rsidP="00D6528F">
      <w:pPr>
        <w:pStyle w:val="NormalWeb"/>
        <w:spacing w:before="0" w:beforeAutospacing="0" w:after="0" w:afterAutospacing="0" w:line="480" w:lineRule="auto"/>
      </w:pPr>
      <w:r>
        <w:tab/>
        <w:t xml:space="preserve">Tom </w:t>
      </w:r>
      <w:r w:rsidR="008B380A">
        <w:t>reached forward and hugged Dave.  “I know, Dad,” he said.  “But a wise man once told me that even bullies deserve help.”</w:t>
      </w:r>
    </w:p>
    <w:p w14:paraId="503D32C2" w14:textId="47BA0C89" w:rsidR="008B380A" w:rsidRDefault="008B380A" w:rsidP="00D6528F">
      <w:pPr>
        <w:pStyle w:val="NormalWeb"/>
        <w:spacing w:before="0" w:beforeAutospacing="0" w:after="0" w:afterAutospacing="0" w:line="480" w:lineRule="auto"/>
      </w:pPr>
      <w:r>
        <w:tab/>
        <w:t xml:space="preserve">Dave </w:t>
      </w:r>
      <w:r w:rsidR="00AE2BF2">
        <w:t>tensed</w:t>
      </w:r>
      <w:r>
        <w:t>.  He said, “Wait.  I resent that.  I’m not bullying anyone.”</w:t>
      </w:r>
    </w:p>
    <w:p w14:paraId="5EF64266" w14:textId="5327FA64" w:rsidR="008B380A" w:rsidRDefault="008B380A" w:rsidP="00D6528F">
      <w:pPr>
        <w:pStyle w:val="NormalWeb"/>
        <w:spacing w:before="0" w:beforeAutospacing="0" w:after="0" w:afterAutospacing="0" w:line="480" w:lineRule="auto"/>
      </w:pPr>
      <w:r>
        <w:tab/>
        <w:t>“You pushed me,” Tom said, squeezing his dad tighter.  “Whatever.  Don’t ruin the moment with a technicality.  I’m helping you anyways.”</w:t>
      </w:r>
    </w:p>
    <w:p w14:paraId="20C4F549" w14:textId="3F02A6F2" w:rsidR="0056023A" w:rsidRDefault="0056023A" w:rsidP="00D6528F">
      <w:pPr>
        <w:pStyle w:val="NormalWeb"/>
        <w:spacing w:before="0" w:beforeAutospacing="0" w:after="0" w:afterAutospacing="0" w:line="480" w:lineRule="auto"/>
      </w:pPr>
      <w:r>
        <w:tab/>
      </w:r>
    </w:p>
    <w:p w14:paraId="693F2ABC" w14:textId="7AF3CABE" w:rsidR="00D6528F" w:rsidRDefault="00D6528F" w:rsidP="00D6528F">
      <w:pPr>
        <w:pStyle w:val="NormalWeb"/>
        <w:spacing w:before="0" w:beforeAutospacing="0" w:after="0" w:afterAutospacing="0" w:line="480" w:lineRule="auto"/>
        <w:jc w:val="center"/>
      </w:pPr>
      <w:r>
        <w:t>***</w:t>
      </w:r>
    </w:p>
    <w:p w14:paraId="2D65A1B5" w14:textId="77777777" w:rsidR="00076D13" w:rsidRDefault="00076D13" w:rsidP="00076D13">
      <w:pPr>
        <w:pStyle w:val="NormalWeb"/>
        <w:spacing w:before="0" w:beforeAutospacing="0" w:after="0" w:afterAutospacing="0" w:line="480" w:lineRule="auto"/>
      </w:pPr>
      <w:r>
        <w:rPr>
          <w:color w:val="000000"/>
        </w:rPr>
        <w:t>            Dave arrived at his s</w:t>
      </w:r>
      <w:r w:rsidRPr="00F7790E">
        <w:rPr>
          <w:color w:val="000000"/>
        </w:rPr>
        <w:t>on’s grave with the su</w:t>
      </w:r>
      <w:r>
        <w:rPr>
          <w:color w:val="000000"/>
        </w:rPr>
        <w:t>n high in the sky.  The cloudless glow screamed cheerfulness.  A happy-to-be-done-for-the-day crew of landscapers packed their mowers and weed whackers into an old white van with “Moe’s Urlawn Services” misaligned in green on the side. </w:t>
      </w:r>
    </w:p>
    <w:p w14:paraId="2EF95879" w14:textId="35DF1671" w:rsidR="00076D13" w:rsidRDefault="00076D13" w:rsidP="00076D13">
      <w:pPr>
        <w:pStyle w:val="NormalWeb"/>
        <w:spacing w:before="0" w:beforeAutospacing="0" w:after="0" w:afterAutospacing="0" w:line="480" w:lineRule="auto"/>
      </w:pPr>
      <w:r>
        <w:rPr>
          <w:color w:val="000000"/>
        </w:rPr>
        <w:t xml:space="preserve">            Dave shifted his body </w:t>
      </w:r>
      <w:r w:rsidR="00AE2BF2">
        <w:rPr>
          <w:color w:val="000000"/>
        </w:rPr>
        <w:t xml:space="preserve">past the lawn guys packing up </w:t>
      </w:r>
      <w:r>
        <w:rPr>
          <w:color w:val="000000"/>
        </w:rPr>
        <w:t xml:space="preserve">and </w:t>
      </w:r>
      <w:r w:rsidR="00AE2BF2">
        <w:rPr>
          <w:color w:val="000000"/>
        </w:rPr>
        <w:t xml:space="preserve">moved toward </w:t>
      </w:r>
      <w:r>
        <w:rPr>
          <w:color w:val="000000"/>
        </w:rPr>
        <w:t xml:space="preserve">his son’s grave.  He held his deck of cards out toward the </w:t>
      </w:r>
      <w:r w:rsidR="00F76B42">
        <w:rPr>
          <w:color w:val="000000"/>
        </w:rPr>
        <w:t>grave</w:t>
      </w:r>
      <w:r>
        <w:rPr>
          <w:color w:val="000000"/>
        </w:rPr>
        <w:t xml:space="preserve"> like an offering, whipped his hand down to make the top card catch on the wind, reveal itself to be the king of clubs, and land back squarely on top of the deck.</w:t>
      </w:r>
    </w:p>
    <w:p w14:paraId="2EC3EAE2" w14:textId="2ABF7F0D" w:rsidR="00076D13" w:rsidRDefault="00076D13" w:rsidP="00076D13">
      <w:pPr>
        <w:pStyle w:val="NormalWeb"/>
        <w:spacing w:before="0" w:beforeAutospacing="0" w:after="0" w:afterAutospacing="0" w:line="480" w:lineRule="auto"/>
      </w:pPr>
      <w:r>
        <w:rPr>
          <w:color w:val="000000"/>
        </w:rPr>
        <w:t xml:space="preserve">            “I don’t know if it counts as a hobby, Tom,” Dave </w:t>
      </w:r>
      <w:r w:rsidR="00AE2BF2">
        <w:rPr>
          <w:color w:val="000000"/>
        </w:rPr>
        <w:t>tried to say casually</w:t>
      </w:r>
      <w:r w:rsidR="00F76B42">
        <w:rPr>
          <w:color w:val="000000"/>
        </w:rPr>
        <w:t xml:space="preserve">, </w:t>
      </w:r>
      <w:r>
        <w:rPr>
          <w:color w:val="000000"/>
        </w:rPr>
        <w:t>“if the trick only took me a day to learn.”</w:t>
      </w:r>
    </w:p>
    <w:p w14:paraId="2D169A2C" w14:textId="410AD265" w:rsidR="00076D13" w:rsidRDefault="00076D13" w:rsidP="00076D13">
      <w:pPr>
        <w:pStyle w:val="NormalWeb"/>
        <w:spacing w:before="0" w:beforeAutospacing="0" w:after="0" w:afterAutospacing="0" w:line="480" w:lineRule="auto"/>
      </w:pPr>
      <w:r>
        <w:rPr>
          <w:color w:val="000000"/>
        </w:rPr>
        <w:t xml:space="preserve">            He sat down on the patch of grass next to the grave and placed the deck with the face up king </w:t>
      </w:r>
      <w:r w:rsidR="00F76B42">
        <w:rPr>
          <w:color w:val="000000"/>
        </w:rPr>
        <w:t>where the grave</w:t>
      </w:r>
      <w:r w:rsidR="0056023A">
        <w:rPr>
          <w:color w:val="000000"/>
        </w:rPr>
        <w:t>s</w:t>
      </w:r>
      <w:r w:rsidR="00F76B42">
        <w:rPr>
          <w:color w:val="000000"/>
        </w:rPr>
        <w:t>tone would eventually b</w:t>
      </w:r>
      <w:r>
        <w:rPr>
          <w:color w:val="000000"/>
        </w:rPr>
        <w:t>e. </w:t>
      </w:r>
    </w:p>
    <w:p w14:paraId="57255B0E" w14:textId="542847A8" w:rsidR="00076D13" w:rsidRDefault="00076D13" w:rsidP="00076D13">
      <w:pPr>
        <w:pStyle w:val="NormalWeb"/>
        <w:spacing w:before="0" w:beforeAutospacing="0" w:after="0" w:afterAutospacing="0" w:line="480" w:lineRule="auto"/>
      </w:pPr>
      <w:r>
        <w:rPr>
          <w:color w:val="000000"/>
        </w:rPr>
        <w:lastRenderedPageBreak/>
        <w:t>            He removed the card box from his jacket and carefully slid out the small slip of paper from inside it.   The unfolded yellow sticky note said, “Hey dad. This is an ultra-high-quality deck of cards.  $30 online.  I expect a dope</w:t>
      </w:r>
      <w:r w:rsidR="00AE2BF2">
        <w:rPr>
          <w:color w:val="000000"/>
        </w:rPr>
        <w:t>-</w:t>
      </w:r>
      <w:r>
        <w:rPr>
          <w:color w:val="000000"/>
        </w:rPr>
        <w:t>ass trick next time I come over.  Love Tom.”</w:t>
      </w:r>
    </w:p>
    <w:p w14:paraId="4F231674" w14:textId="77777777" w:rsidR="00076D13" w:rsidRDefault="00076D13" w:rsidP="00076D13">
      <w:pPr>
        <w:pStyle w:val="NormalWeb"/>
        <w:spacing w:before="0" w:beforeAutospacing="0" w:after="0" w:afterAutospacing="0" w:line="480" w:lineRule="auto"/>
      </w:pPr>
      <w:r>
        <w:rPr>
          <w:color w:val="000000"/>
        </w:rPr>
        <w:t>            Dave flipped the card again while simultaneously snapping his fingers over the top.</w:t>
      </w:r>
    </w:p>
    <w:p w14:paraId="026424AE" w14:textId="394BE95F" w:rsidR="00F76B42" w:rsidRDefault="00076D13" w:rsidP="00712397">
      <w:pPr>
        <w:pStyle w:val="NormalWeb"/>
        <w:spacing w:before="0" w:beforeAutospacing="0" w:after="0" w:afterAutospacing="0" w:line="480" w:lineRule="auto"/>
        <w:rPr>
          <w:color w:val="000000"/>
        </w:rPr>
      </w:pPr>
      <w:r>
        <w:rPr>
          <w:color w:val="000000"/>
        </w:rPr>
        <w:t xml:space="preserve">            “You be ready,” Dave said. “I’ll </w:t>
      </w:r>
      <w:r w:rsidR="00712397">
        <w:rPr>
          <w:color w:val="000000"/>
        </w:rPr>
        <w:t xml:space="preserve">blow your mind with </w:t>
      </w:r>
      <w:r w:rsidR="006F2A86">
        <w:rPr>
          <w:color w:val="000000"/>
        </w:rPr>
        <w:t>the</w:t>
      </w:r>
      <w:r w:rsidR="00712397">
        <w:rPr>
          <w:color w:val="000000"/>
        </w:rPr>
        <w:t xml:space="preserve"> next </w:t>
      </w:r>
      <w:r w:rsidR="006F2A86">
        <w:rPr>
          <w:color w:val="000000"/>
        </w:rPr>
        <w:t>one</w:t>
      </w:r>
      <w:r>
        <w:rPr>
          <w:color w:val="000000"/>
        </w:rPr>
        <w:t xml:space="preserve">.” </w:t>
      </w:r>
    </w:p>
    <w:p w14:paraId="77A80F66" w14:textId="789AC0D5" w:rsidR="00CF2E04" w:rsidRPr="00AA2711" w:rsidRDefault="00CF2E04" w:rsidP="00AA2711">
      <w:pPr>
        <w:rPr>
          <w:rFonts w:ascii="Times New Roman" w:eastAsia="Times New Roman" w:hAnsi="Times New Roman" w:cs="Times New Roman"/>
          <w:color w:val="000000"/>
          <w:sz w:val="24"/>
          <w:szCs w:val="24"/>
        </w:rPr>
      </w:pPr>
    </w:p>
    <w:sectPr w:rsidR="00CF2E04" w:rsidRPr="00AA2711">
      <w:head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1A42C5" w14:textId="77777777" w:rsidR="0090609B" w:rsidRDefault="0090609B" w:rsidP="00D86B7E">
      <w:pPr>
        <w:spacing w:after="0" w:line="240" w:lineRule="auto"/>
      </w:pPr>
      <w:r>
        <w:separator/>
      </w:r>
    </w:p>
  </w:endnote>
  <w:endnote w:type="continuationSeparator" w:id="0">
    <w:p w14:paraId="02F290F2" w14:textId="77777777" w:rsidR="0090609B" w:rsidRDefault="0090609B" w:rsidP="00D86B7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DE2FE4" w14:textId="77777777" w:rsidR="0090609B" w:rsidRDefault="0090609B" w:rsidP="00D86B7E">
      <w:pPr>
        <w:spacing w:after="0" w:line="240" w:lineRule="auto"/>
      </w:pPr>
      <w:r>
        <w:separator/>
      </w:r>
    </w:p>
  </w:footnote>
  <w:footnote w:type="continuationSeparator" w:id="0">
    <w:p w14:paraId="32C6E9EF" w14:textId="77777777" w:rsidR="0090609B" w:rsidRDefault="0090609B" w:rsidP="00D86B7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20957430"/>
      <w:docPartObj>
        <w:docPartGallery w:val="Page Numbers (Top of Page)"/>
        <w:docPartUnique/>
      </w:docPartObj>
    </w:sdtPr>
    <w:sdtEndPr>
      <w:rPr>
        <w:rFonts w:ascii="Times New Roman" w:hAnsi="Times New Roman" w:cs="Times New Roman"/>
        <w:noProof/>
        <w:sz w:val="24"/>
        <w:szCs w:val="24"/>
      </w:rPr>
    </w:sdtEndPr>
    <w:sdtContent>
      <w:p w14:paraId="21AC9068" w14:textId="1EB1AD6B" w:rsidR="00D86B7E" w:rsidRPr="00D86B7E" w:rsidRDefault="00D86B7E">
        <w:pPr>
          <w:pStyle w:val="Header"/>
          <w:jc w:val="right"/>
          <w:rPr>
            <w:rFonts w:ascii="Times New Roman" w:hAnsi="Times New Roman" w:cs="Times New Roman"/>
            <w:sz w:val="24"/>
            <w:szCs w:val="24"/>
          </w:rPr>
        </w:pPr>
        <w:r w:rsidRPr="00D86B7E">
          <w:rPr>
            <w:rFonts w:ascii="Times New Roman" w:hAnsi="Times New Roman" w:cs="Times New Roman"/>
            <w:sz w:val="24"/>
            <w:szCs w:val="24"/>
          </w:rPr>
          <w:fldChar w:fldCharType="begin"/>
        </w:r>
        <w:r w:rsidRPr="00D86B7E">
          <w:rPr>
            <w:rFonts w:ascii="Times New Roman" w:hAnsi="Times New Roman" w:cs="Times New Roman"/>
            <w:sz w:val="24"/>
            <w:szCs w:val="24"/>
          </w:rPr>
          <w:instrText xml:space="preserve"> PAGE   \* MERGEFORMAT </w:instrText>
        </w:r>
        <w:r w:rsidRPr="00D86B7E">
          <w:rPr>
            <w:rFonts w:ascii="Times New Roman" w:hAnsi="Times New Roman" w:cs="Times New Roman"/>
            <w:sz w:val="24"/>
            <w:szCs w:val="24"/>
          </w:rPr>
          <w:fldChar w:fldCharType="separate"/>
        </w:r>
        <w:r w:rsidR="00870C39">
          <w:rPr>
            <w:rFonts w:ascii="Times New Roman" w:hAnsi="Times New Roman" w:cs="Times New Roman"/>
            <w:noProof/>
            <w:sz w:val="24"/>
            <w:szCs w:val="24"/>
          </w:rPr>
          <w:t>11</w:t>
        </w:r>
        <w:r w:rsidRPr="00D86B7E">
          <w:rPr>
            <w:rFonts w:ascii="Times New Roman" w:hAnsi="Times New Roman" w:cs="Times New Roman"/>
            <w:noProof/>
            <w:sz w:val="24"/>
            <w:szCs w:val="24"/>
          </w:rPr>
          <w:fldChar w:fldCharType="end"/>
        </w:r>
      </w:p>
    </w:sdtContent>
  </w:sdt>
  <w:p w14:paraId="1E559D02" w14:textId="77777777" w:rsidR="00D86B7E" w:rsidRDefault="00D86B7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635A37"/>
    <w:multiLevelType w:val="hybridMultilevel"/>
    <w:tmpl w:val="5462C3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A7B7735"/>
    <w:multiLevelType w:val="multilevel"/>
    <w:tmpl w:val="2062AA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BFE35AE"/>
    <w:multiLevelType w:val="hybridMultilevel"/>
    <w:tmpl w:val="0FF0A86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6ABA31CE"/>
    <w:multiLevelType w:val="hybridMultilevel"/>
    <w:tmpl w:val="CF56B2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77A1209A"/>
    <w:multiLevelType w:val="hybridMultilevel"/>
    <w:tmpl w:val="BC64EAB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74729071">
    <w:abstractNumId w:val="1"/>
  </w:num>
  <w:num w:numId="2" w16cid:durableId="1208375020">
    <w:abstractNumId w:val="3"/>
  </w:num>
  <w:num w:numId="3" w16cid:durableId="376398174">
    <w:abstractNumId w:val="2"/>
  </w:num>
  <w:num w:numId="4" w16cid:durableId="180583404">
    <w:abstractNumId w:val="4"/>
  </w:num>
  <w:num w:numId="5" w16cid:durableId="1013653389">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Justin Piesco">
    <w15:presenceInfo w15:providerId="Windows Live" w15:userId="ecdead25760b6bf0"/>
  </w15:person>
  <w15:person w15:author="Dantiel Moniz">
    <w15:presenceInfo w15:providerId="Windows Live" w15:userId="23ec5f1c78ce985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622D1"/>
    <w:rsid w:val="000255CD"/>
    <w:rsid w:val="00052FC7"/>
    <w:rsid w:val="000766EF"/>
    <w:rsid w:val="00076D13"/>
    <w:rsid w:val="000A70B9"/>
    <w:rsid w:val="000B1570"/>
    <w:rsid w:val="000C4901"/>
    <w:rsid w:val="000F2A11"/>
    <w:rsid w:val="00114F59"/>
    <w:rsid w:val="001773BF"/>
    <w:rsid w:val="001838E6"/>
    <w:rsid w:val="001F7217"/>
    <w:rsid w:val="0020730F"/>
    <w:rsid w:val="002205D2"/>
    <w:rsid w:val="002665F3"/>
    <w:rsid w:val="002668FE"/>
    <w:rsid w:val="002907CD"/>
    <w:rsid w:val="002E553E"/>
    <w:rsid w:val="003078E0"/>
    <w:rsid w:val="003737D4"/>
    <w:rsid w:val="003A4919"/>
    <w:rsid w:val="003B0CA2"/>
    <w:rsid w:val="003C5DC7"/>
    <w:rsid w:val="003C7CAF"/>
    <w:rsid w:val="003D0868"/>
    <w:rsid w:val="003D1B08"/>
    <w:rsid w:val="003D45DA"/>
    <w:rsid w:val="003D6BFB"/>
    <w:rsid w:val="00403748"/>
    <w:rsid w:val="00403F6A"/>
    <w:rsid w:val="00412850"/>
    <w:rsid w:val="004312FC"/>
    <w:rsid w:val="00441FB8"/>
    <w:rsid w:val="00462F3A"/>
    <w:rsid w:val="00465E12"/>
    <w:rsid w:val="004A073D"/>
    <w:rsid w:val="0050725A"/>
    <w:rsid w:val="005231AF"/>
    <w:rsid w:val="0056023A"/>
    <w:rsid w:val="00591937"/>
    <w:rsid w:val="005D15E4"/>
    <w:rsid w:val="005D5B35"/>
    <w:rsid w:val="005E7540"/>
    <w:rsid w:val="005F17F8"/>
    <w:rsid w:val="00607BCA"/>
    <w:rsid w:val="00607E2F"/>
    <w:rsid w:val="006F2A86"/>
    <w:rsid w:val="00712397"/>
    <w:rsid w:val="007272E6"/>
    <w:rsid w:val="00732693"/>
    <w:rsid w:val="00753245"/>
    <w:rsid w:val="007622D1"/>
    <w:rsid w:val="00765866"/>
    <w:rsid w:val="00792DB8"/>
    <w:rsid w:val="007A12B4"/>
    <w:rsid w:val="007B3290"/>
    <w:rsid w:val="00801B85"/>
    <w:rsid w:val="00806FEB"/>
    <w:rsid w:val="00813189"/>
    <w:rsid w:val="008159C8"/>
    <w:rsid w:val="00840334"/>
    <w:rsid w:val="008413F9"/>
    <w:rsid w:val="00854461"/>
    <w:rsid w:val="00860B7E"/>
    <w:rsid w:val="00870C39"/>
    <w:rsid w:val="00877421"/>
    <w:rsid w:val="0088775C"/>
    <w:rsid w:val="00895435"/>
    <w:rsid w:val="008B380A"/>
    <w:rsid w:val="009036EF"/>
    <w:rsid w:val="0090609B"/>
    <w:rsid w:val="009352D9"/>
    <w:rsid w:val="009377BC"/>
    <w:rsid w:val="009C5E94"/>
    <w:rsid w:val="009C7DC7"/>
    <w:rsid w:val="00A173FA"/>
    <w:rsid w:val="00A21660"/>
    <w:rsid w:val="00A31378"/>
    <w:rsid w:val="00A457E7"/>
    <w:rsid w:val="00AA0E01"/>
    <w:rsid w:val="00AA2711"/>
    <w:rsid w:val="00AB4A2D"/>
    <w:rsid w:val="00AB4FA3"/>
    <w:rsid w:val="00AC1F69"/>
    <w:rsid w:val="00AC5121"/>
    <w:rsid w:val="00AC73C2"/>
    <w:rsid w:val="00AD1267"/>
    <w:rsid w:val="00AE2BF2"/>
    <w:rsid w:val="00AE6062"/>
    <w:rsid w:val="00AF7D24"/>
    <w:rsid w:val="00B21CDE"/>
    <w:rsid w:val="00B45539"/>
    <w:rsid w:val="00B57F5C"/>
    <w:rsid w:val="00B751CB"/>
    <w:rsid w:val="00BA647E"/>
    <w:rsid w:val="00BB4DB1"/>
    <w:rsid w:val="00BB568F"/>
    <w:rsid w:val="00BE18E4"/>
    <w:rsid w:val="00BF584E"/>
    <w:rsid w:val="00C03D95"/>
    <w:rsid w:val="00CA3876"/>
    <w:rsid w:val="00CD491B"/>
    <w:rsid w:val="00CF2E04"/>
    <w:rsid w:val="00D03892"/>
    <w:rsid w:val="00D07A15"/>
    <w:rsid w:val="00D53150"/>
    <w:rsid w:val="00D57A72"/>
    <w:rsid w:val="00D6528F"/>
    <w:rsid w:val="00D86B7E"/>
    <w:rsid w:val="00D87289"/>
    <w:rsid w:val="00DC2C9E"/>
    <w:rsid w:val="00DC76DB"/>
    <w:rsid w:val="00DF72C9"/>
    <w:rsid w:val="00DF77AC"/>
    <w:rsid w:val="00E36A10"/>
    <w:rsid w:val="00E40837"/>
    <w:rsid w:val="00E40A2B"/>
    <w:rsid w:val="00E60E65"/>
    <w:rsid w:val="00E71B78"/>
    <w:rsid w:val="00E7375E"/>
    <w:rsid w:val="00E863E3"/>
    <w:rsid w:val="00ED0C63"/>
    <w:rsid w:val="00EE1701"/>
    <w:rsid w:val="00F13A53"/>
    <w:rsid w:val="00F354D5"/>
    <w:rsid w:val="00F57341"/>
    <w:rsid w:val="00F66F33"/>
    <w:rsid w:val="00F74E42"/>
    <w:rsid w:val="00F76B42"/>
    <w:rsid w:val="00F7790E"/>
    <w:rsid w:val="00FA539E"/>
    <w:rsid w:val="00FC2AA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EE1520"/>
  <w15:chartTrackingRefBased/>
  <w15:docId w15:val="{2EE58C9F-88D6-44CA-9EFA-D61684B338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5231AF"/>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231AF"/>
    <w:rPr>
      <w:rFonts w:ascii="Segoe UI" w:hAnsi="Segoe UI" w:cs="Segoe UI"/>
      <w:sz w:val="18"/>
      <w:szCs w:val="18"/>
    </w:rPr>
  </w:style>
  <w:style w:type="character" w:styleId="CommentReference">
    <w:name w:val="annotation reference"/>
    <w:basedOn w:val="DefaultParagraphFont"/>
    <w:uiPriority w:val="99"/>
    <w:semiHidden/>
    <w:unhideWhenUsed/>
    <w:rsid w:val="00D07A15"/>
    <w:rPr>
      <w:sz w:val="16"/>
      <w:szCs w:val="16"/>
    </w:rPr>
  </w:style>
  <w:style w:type="paragraph" w:styleId="CommentText">
    <w:name w:val="annotation text"/>
    <w:basedOn w:val="Normal"/>
    <w:link w:val="CommentTextChar"/>
    <w:uiPriority w:val="99"/>
    <w:unhideWhenUsed/>
    <w:rsid w:val="00D07A15"/>
    <w:pPr>
      <w:spacing w:line="240" w:lineRule="auto"/>
    </w:pPr>
    <w:rPr>
      <w:sz w:val="20"/>
      <w:szCs w:val="20"/>
    </w:rPr>
  </w:style>
  <w:style w:type="character" w:customStyle="1" w:styleId="CommentTextChar">
    <w:name w:val="Comment Text Char"/>
    <w:basedOn w:val="DefaultParagraphFont"/>
    <w:link w:val="CommentText"/>
    <w:uiPriority w:val="99"/>
    <w:rsid w:val="00D07A15"/>
    <w:rPr>
      <w:sz w:val="20"/>
      <w:szCs w:val="20"/>
    </w:rPr>
  </w:style>
  <w:style w:type="paragraph" w:styleId="CommentSubject">
    <w:name w:val="annotation subject"/>
    <w:basedOn w:val="CommentText"/>
    <w:next w:val="CommentText"/>
    <w:link w:val="CommentSubjectChar"/>
    <w:uiPriority w:val="99"/>
    <w:semiHidden/>
    <w:unhideWhenUsed/>
    <w:rsid w:val="00D07A15"/>
    <w:rPr>
      <w:b/>
      <w:bCs/>
    </w:rPr>
  </w:style>
  <w:style w:type="character" w:customStyle="1" w:styleId="CommentSubjectChar">
    <w:name w:val="Comment Subject Char"/>
    <w:basedOn w:val="CommentTextChar"/>
    <w:link w:val="CommentSubject"/>
    <w:uiPriority w:val="99"/>
    <w:semiHidden/>
    <w:rsid w:val="00D07A15"/>
    <w:rPr>
      <w:b/>
      <w:bCs/>
      <w:sz w:val="20"/>
      <w:szCs w:val="20"/>
    </w:rPr>
  </w:style>
  <w:style w:type="paragraph" w:styleId="NormalWeb">
    <w:name w:val="Normal (Web)"/>
    <w:basedOn w:val="Normal"/>
    <w:uiPriority w:val="99"/>
    <w:unhideWhenUsed/>
    <w:rsid w:val="00076D13"/>
    <w:pPr>
      <w:spacing w:before="100" w:beforeAutospacing="1" w:after="100" w:afterAutospacing="1" w:line="240" w:lineRule="auto"/>
    </w:pPr>
    <w:rPr>
      <w:rFonts w:ascii="Times New Roman" w:eastAsia="Times New Roman" w:hAnsi="Times New Roman" w:cs="Times New Roman"/>
      <w:sz w:val="24"/>
      <w:szCs w:val="24"/>
    </w:rPr>
  </w:style>
  <w:style w:type="paragraph" w:styleId="Header">
    <w:name w:val="header"/>
    <w:basedOn w:val="Normal"/>
    <w:link w:val="HeaderChar"/>
    <w:uiPriority w:val="99"/>
    <w:unhideWhenUsed/>
    <w:rsid w:val="00D86B7E"/>
    <w:pPr>
      <w:tabs>
        <w:tab w:val="center" w:pos="4680"/>
        <w:tab w:val="right" w:pos="9360"/>
      </w:tabs>
      <w:spacing w:after="0" w:line="240" w:lineRule="auto"/>
    </w:pPr>
  </w:style>
  <w:style w:type="character" w:customStyle="1" w:styleId="HeaderChar">
    <w:name w:val="Header Char"/>
    <w:basedOn w:val="DefaultParagraphFont"/>
    <w:link w:val="Header"/>
    <w:uiPriority w:val="99"/>
    <w:rsid w:val="00D86B7E"/>
  </w:style>
  <w:style w:type="paragraph" w:styleId="Footer">
    <w:name w:val="footer"/>
    <w:basedOn w:val="Normal"/>
    <w:link w:val="FooterChar"/>
    <w:uiPriority w:val="99"/>
    <w:unhideWhenUsed/>
    <w:rsid w:val="00D86B7E"/>
    <w:pPr>
      <w:tabs>
        <w:tab w:val="center" w:pos="4680"/>
        <w:tab w:val="right" w:pos="9360"/>
      </w:tabs>
      <w:spacing w:after="0" w:line="240" w:lineRule="auto"/>
    </w:pPr>
  </w:style>
  <w:style w:type="character" w:customStyle="1" w:styleId="FooterChar">
    <w:name w:val="Footer Char"/>
    <w:basedOn w:val="DefaultParagraphFont"/>
    <w:link w:val="Footer"/>
    <w:uiPriority w:val="99"/>
    <w:rsid w:val="00D86B7E"/>
  </w:style>
  <w:style w:type="paragraph" w:styleId="Revision">
    <w:name w:val="Revision"/>
    <w:hidden/>
    <w:uiPriority w:val="99"/>
    <w:semiHidden/>
    <w:rsid w:val="00F354D5"/>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327198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microsoft.com/office/2011/relationships/people" Target="people.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BDAAF15-AFA0-481F-B84F-1A812D00FAD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11</Pages>
  <Words>2468</Words>
  <Characters>14069</Characters>
  <Application>Microsoft Office Word</Application>
  <DocSecurity>0</DocSecurity>
  <Lines>117</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16504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Justin Piesco</dc:creator>
  <cp:keywords/>
  <dc:description/>
  <cp:lastModifiedBy>Justin Piesco</cp:lastModifiedBy>
  <cp:revision>3</cp:revision>
  <dcterms:created xsi:type="dcterms:W3CDTF">2026-09-18T13:31:00Z</dcterms:created>
  <dcterms:modified xsi:type="dcterms:W3CDTF">2026-09-18T13:32:00Z</dcterms:modified>
</cp:coreProperties>
</file>